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12303D" w14:textId="683BE175" w:rsidR="00BF1479" w:rsidRDefault="00BF1479" w:rsidP="00BF1479">
      <w:pPr>
        <w:pStyle w:val="Title"/>
      </w:pPr>
      <w:del w:id="0" w:author="bspratt" w:date="2015-05-06T11:07:00Z">
        <w:r w:rsidDel="00DA4A3B">
          <w:delText xml:space="preserve">Running </w:delText>
        </w:r>
      </w:del>
      <w:ins w:id="1" w:author="bspratt" w:date="2015-05-06T11:07:00Z">
        <w:r w:rsidR="00DA4A3B">
          <w:t xml:space="preserve">Comparing </w:t>
        </w:r>
      </w:ins>
      <w:del w:id="2" w:author="bspratt" w:date="2015-05-06T11:07:00Z">
        <w:r w:rsidDel="00DA4A3B">
          <w:delText>External Software</w:delText>
        </w:r>
      </w:del>
      <w:ins w:id="3" w:author="bspratt" w:date="2015-05-06T11:07:00Z">
        <w:r w:rsidR="00DA4A3B">
          <w:t xml:space="preserve">Skyline </w:t>
        </w:r>
        <w:proofErr w:type="gramStart"/>
        <w:r w:rsidR="00DA4A3B">
          <w:t>With</w:t>
        </w:r>
        <w:proofErr w:type="gramEnd"/>
        <w:r w:rsidR="00DA4A3B">
          <w:t xml:space="preserve"> Other Tools</w:t>
        </w:r>
      </w:ins>
    </w:p>
    <w:p w14:paraId="44D1620B" w14:textId="7D6D5792" w:rsidR="00DA4A3B" w:rsidRDefault="00DA4A3B" w:rsidP="00BF1479">
      <w:pPr>
        <w:spacing w:line="240" w:lineRule="auto"/>
        <w:rPr>
          <w:ins w:id="4" w:author="bspratt" w:date="2015-05-06T11:08:00Z"/>
        </w:rPr>
      </w:pPr>
      <w:ins w:id="5" w:author="bspratt" w:date="2015-05-06T11:08:00Z">
        <w:r>
          <w:t xml:space="preserve">By Dario </w:t>
        </w:r>
        <w:proofErr w:type="spellStart"/>
        <w:r>
          <w:t>Amodei</w:t>
        </w:r>
      </w:ins>
      <w:proofErr w:type="spellEnd"/>
      <w:ins w:id="6" w:author="bspratt" w:date="2015-05-06T11:09:00Z">
        <w:r>
          <w:t xml:space="preserve"> with</w:t>
        </w:r>
      </w:ins>
      <w:ins w:id="7" w:author="bspratt" w:date="2015-05-06T11:08:00Z">
        <w:r>
          <w:t xml:space="preserve"> Brian Pratt</w:t>
        </w:r>
      </w:ins>
    </w:p>
    <w:p w14:paraId="16EB3BE5" w14:textId="45DD5DDC" w:rsidR="00DA4A3B" w:rsidRPr="00DA4A3B" w:rsidRDefault="00DA4A3B" w:rsidP="00BF1479">
      <w:pPr>
        <w:spacing w:line="240" w:lineRule="auto"/>
        <w:rPr>
          <w:ins w:id="8" w:author="bspratt" w:date="2015-05-06T11:09:00Z"/>
          <w:i/>
          <w:rPrChange w:id="9" w:author="bspratt" w:date="2015-05-06T11:10:00Z">
            <w:rPr>
              <w:ins w:id="10" w:author="bspratt" w:date="2015-05-06T11:09:00Z"/>
            </w:rPr>
          </w:rPrChange>
        </w:rPr>
      </w:pPr>
      <w:ins w:id="11" w:author="bspratt" w:date="2015-05-06T11:09:00Z">
        <w:r w:rsidRPr="00DA4A3B">
          <w:rPr>
            <w:i/>
            <w:rPrChange w:id="12" w:author="bspratt" w:date="2015-05-06T11:10:00Z">
              <w:rPr/>
            </w:rPrChange>
          </w:rPr>
          <w:t xml:space="preserve">[This document is based on an internal Skyline developer document written by Dario </w:t>
        </w:r>
        <w:proofErr w:type="spellStart"/>
        <w:r w:rsidRPr="00DA4A3B">
          <w:rPr>
            <w:i/>
            <w:rPrChange w:id="13" w:author="bspratt" w:date="2015-05-06T11:10:00Z">
              <w:rPr/>
            </w:rPrChange>
          </w:rPr>
          <w:t>Amodei</w:t>
        </w:r>
        <w:proofErr w:type="spellEnd"/>
        <w:r w:rsidRPr="00DA4A3B">
          <w:rPr>
            <w:i/>
            <w:rPrChange w:id="14" w:author="bspratt" w:date="2015-05-06T11:10:00Z">
              <w:rPr/>
            </w:rPrChange>
          </w:rPr>
          <w:t>, and has been edited for general use by Brian Pratt.</w:t>
        </w:r>
      </w:ins>
      <w:ins w:id="15" w:author="bspratt" w:date="2015-05-06T11:11:00Z">
        <w:r>
          <w:rPr>
            <w:i/>
          </w:rPr>
          <w:t xml:space="preserve">  Descriptions of the various tools were current as of November 2014. – </w:t>
        </w:r>
        <w:proofErr w:type="gramStart"/>
        <w:r>
          <w:rPr>
            <w:i/>
          </w:rPr>
          <w:t>ed</w:t>
        </w:r>
        <w:proofErr w:type="gramEnd"/>
        <w:r>
          <w:rPr>
            <w:i/>
          </w:rPr>
          <w:t>.</w:t>
        </w:r>
      </w:ins>
      <w:ins w:id="16" w:author="bspratt" w:date="2015-05-06T11:09:00Z">
        <w:r w:rsidRPr="00DA4A3B">
          <w:rPr>
            <w:i/>
            <w:rPrChange w:id="17" w:author="bspratt" w:date="2015-05-06T11:10:00Z">
              <w:rPr/>
            </w:rPrChange>
          </w:rPr>
          <w:t>]</w:t>
        </w:r>
      </w:ins>
    </w:p>
    <w:p w14:paraId="2C2A4F18" w14:textId="5F0AE324" w:rsidR="00A23EAD" w:rsidRDefault="005832E9" w:rsidP="00BF1479">
      <w:pPr>
        <w:spacing w:line="240" w:lineRule="auto"/>
        <w:rPr>
          <w:ins w:id="18" w:author="bspratt" w:date="2015-05-06T11:20:00Z"/>
        </w:rPr>
      </w:pPr>
      <w:del w:id="19" w:author="bspratt" w:date="2015-05-06T11:15:00Z">
        <w:r w:rsidDel="00DA4A3B">
          <w:delText xml:space="preserve">In </w:delText>
        </w:r>
        <w:r w:rsidR="00013E65" w:rsidDel="00DA4A3B">
          <w:delText xml:space="preserve">the process of </w:delText>
        </w:r>
        <w:r w:rsidDel="00DA4A3B">
          <w:delText>comparing the accuracy and performance of Skyline with ot</w:delText>
        </w:r>
        <w:r w:rsidR="00F30C08" w:rsidDel="00DA4A3B">
          <w:delText xml:space="preserve">her tools that also process DIA data, </w:delText>
        </w:r>
        <w:r w:rsidR="00013E65" w:rsidDel="00DA4A3B">
          <w:delText xml:space="preserve">I have gained some level of knowledge in the use of these tools.  </w:delText>
        </w:r>
      </w:del>
      <w:r w:rsidR="00013E65">
        <w:t>This tutorial explains th</w:t>
      </w:r>
      <w:r w:rsidR="00A109AE">
        <w:t>e basics of how to use</w:t>
      </w:r>
      <w:ins w:id="20" w:author="bspratt" w:date="2015-05-06T11:16:00Z">
        <w:r w:rsidR="00DA4A3B">
          <w:t xml:space="preserve"> </w:t>
        </w:r>
      </w:ins>
      <w:ins w:id="21" w:author="bspratt" w:date="2015-05-06T11:22:00Z">
        <w:r w:rsidR="00A23EAD">
          <w:t>compare Skyline with these three tools</w:t>
        </w:r>
      </w:ins>
      <w:del w:id="22" w:author="bspratt" w:date="2015-05-06T11:22:00Z">
        <w:r w:rsidR="00A109AE" w:rsidDel="00A23EAD">
          <w:delText xml:space="preserve"> </w:delText>
        </w:r>
      </w:del>
      <w:del w:id="23" w:author="bspratt" w:date="2015-05-06T11:16:00Z">
        <w:r w:rsidR="00A109AE" w:rsidDel="00DA4A3B">
          <w:delText>each of 3</w:delText>
        </w:r>
      </w:del>
      <w:del w:id="24" w:author="bspratt" w:date="2015-05-06T11:22:00Z">
        <w:r w:rsidR="00A109AE" w:rsidDel="00A23EAD">
          <w:delText xml:space="preserve"> tools</w:delText>
        </w:r>
      </w:del>
      <w:del w:id="25" w:author="bspratt" w:date="2015-05-06T11:19:00Z">
        <w:r w:rsidR="00A109AE" w:rsidDel="00A23EAD">
          <w:delText xml:space="preserve"> –</w:delText>
        </w:r>
      </w:del>
      <w:ins w:id="26" w:author="bspratt" w:date="2015-05-06T11:19:00Z">
        <w:r w:rsidR="00A23EAD">
          <w:t>:</w:t>
        </w:r>
      </w:ins>
    </w:p>
    <w:p w14:paraId="342BFBA5" w14:textId="77777777" w:rsidR="00A23EAD" w:rsidRDefault="00A109AE" w:rsidP="00A23EAD">
      <w:pPr>
        <w:pStyle w:val="ListParagraph"/>
        <w:numPr>
          <w:ilvl w:val="0"/>
          <w:numId w:val="29"/>
        </w:numPr>
        <w:spacing w:line="240" w:lineRule="auto"/>
        <w:rPr>
          <w:ins w:id="27" w:author="bspratt" w:date="2015-05-06T11:21:00Z"/>
        </w:rPr>
        <w:pPrChange w:id="28" w:author="bspratt" w:date="2015-05-06T11:21:00Z">
          <w:pPr>
            <w:spacing w:line="240" w:lineRule="auto"/>
          </w:pPr>
        </w:pPrChange>
      </w:pPr>
      <w:del w:id="29" w:author="bspratt" w:date="2015-05-06T11:20:00Z">
        <w:r w:rsidDel="00A23EAD">
          <w:delText xml:space="preserve"> </w:delText>
        </w:r>
      </w:del>
      <w:del w:id="30" w:author="bspratt" w:date="2015-05-06T11:16:00Z">
        <w:r w:rsidDel="00DA4A3B">
          <w:delText xml:space="preserve">ABSCIEX’s </w:delText>
        </w:r>
      </w:del>
      <w:r>
        <w:t>Peak View</w:t>
      </w:r>
      <w:ins w:id="31" w:author="bspratt" w:date="2015-05-06T11:19:00Z">
        <w:r w:rsidR="00A23EAD">
          <w:t xml:space="preserve"> (from SCIEX)</w:t>
        </w:r>
      </w:ins>
    </w:p>
    <w:p w14:paraId="3C5288AB" w14:textId="4EF3CF84" w:rsidR="00A23EAD" w:rsidRDefault="00A109AE" w:rsidP="00A23EAD">
      <w:pPr>
        <w:pStyle w:val="ListParagraph"/>
        <w:numPr>
          <w:ilvl w:val="0"/>
          <w:numId w:val="29"/>
        </w:numPr>
        <w:spacing w:line="240" w:lineRule="auto"/>
        <w:rPr>
          <w:ins w:id="32" w:author="bspratt" w:date="2015-05-06T11:21:00Z"/>
        </w:rPr>
        <w:pPrChange w:id="33" w:author="bspratt" w:date="2015-05-06T11:21:00Z">
          <w:pPr>
            <w:spacing w:line="240" w:lineRule="auto"/>
          </w:pPr>
        </w:pPrChange>
      </w:pPr>
      <w:del w:id="34" w:author="bspratt" w:date="2015-05-06T11:20:00Z">
        <w:r w:rsidDel="00A23EAD">
          <w:delText>,</w:delText>
        </w:r>
      </w:del>
      <w:del w:id="35" w:author="bspratt" w:date="2015-05-06T11:19:00Z">
        <w:r w:rsidDel="00A23EAD">
          <w:delText xml:space="preserve"> Biognosys’</w:delText>
        </w:r>
      </w:del>
      <w:del w:id="36" w:author="bspratt" w:date="2015-05-06T11:20:00Z">
        <w:r w:rsidDel="00A23EAD">
          <w:delText xml:space="preserve"> </w:delText>
        </w:r>
      </w:del>
      <w:proofErr w:type="spellStart"/>
      <w:r>
        <w:t>Spectronaut</w:t>
      </w:r>
      <w:proofErr w:type="spellEnd"/>
      <w:ins w:id="37" w:author="bspratt" w:date="2015-05-06T11:19:00Z">
        <w:r w:rsidR="00A23EAD">
          <w:t xml:space="preserve"> (from </w:t>
        </w:r>
        <w:proofErr w:type="spellStart"/>
        <w:r w:rsidR="00A23EAD">
          <w:t>Biognosys</w:t>
        </w:r>
        <w:proofErr w:type="spellEnd"/>
        <w:r w:rsidR="00A23EAD">
          <w:t>)</w:t>
        </w:r>
      </w:ins>
    </w:p>
    <w:p w14:paraId="704965FB" w14:textId="7A6CD337" w:rsidR="00A23EAD" w:rsidRDefault="00A109AE" w:rsidP="00A23EAD">
      <w:pPr>
        <w:pStyle w:val="ListParagraph"/>
        <w:numPr>
          <w:ilvl w:val="0"/>
          <w:numId w:val="29"/>
        </w:numPr>
        <w:spacing w:line="240" w:lineRule="auto"/>
        <w:rPr>
          <w:ins w:id="38" w:author="bspratt" w:date="2015-05-06T11:21:00Z"/>
        </w:rPr>
        <w:pPrChange w:id="39" w:author="bspratt" w:date="2015-05-06T11:21:00Z">
          <w:pPr>
            <w:spacing w:line="240" w:lineRule="auto"/>
          </w:pPr>
        </w:pPrChange>
      </w:pPr>
      <w:del w:id="40" w:author="bspratt" w:date="2015-05-06T11:20:00Z">
        <w:r w:rsidDel="00A23EAD">
          <w:delText xml:space="preserve">, and </w:delText>
        </w:r>
      </w:del>
      <w:del w:id="41" w:author="bspratt" w:date="2015-05-06T11:19:00Z">
        <w:r w:rsidDel="00A23EAD">
          <w:delText xml:space="preserve">the Aebersold lab’s </w:delText>
        </w:r>
      </w:del>
      <w:proofErr w:type="spellStart"/>
      <w:r>
        <w:t>OpenSwath</w:t>
      </w:r>
      <w:proofErr w:type="spellEnd"/>
      <w:ins w:id="42" w:author="bspratt" w:date="2015-05-06T11:16:00Z">
        <w:r w:rsidR="00DA4A3B">
          <w:t xml:space="preserve"> </w:t>
        </w:r>
      </w:ins>
      <w:ins w:id="43" w:author="bspratt" w:date="2015-05-06T11:19:00Z">
        <w:r w:rsidR="00A23EAD">
          <w:t xml:space="preserve">(from </w:t>
        </w:r>
        <w:r w:rsidR="00A23EAD">
          <w:t xml:space="preserve">the </w:t>
        </w:r>
        <w:proofErr w:type="spellStart"/>
        <w:r w:rsidR="00A23EAD">
          <w:t>Aebersold</w:t>
        </w:r>
        <w:proofErr w:type="spellEnd"/>
        <w:r w:rsidR="00A23EAD">
          <w:t xml:space="preserve"> lab</w:t>
        </w:r>
        <w:r w:rsidR="00A23EAD">
          <w:t>)</w:t>
        </w:r>
      </w:ins>
    </w:p>
    <w:p w14:paraId="2A573372" w14:textId="168B8243" w:rsidR="00A23EAD" w:rsidRDefault="00013E65" w:rsidP="00BF1479">
      <w:pPr>
        <w:spacing w:line="240" w:lineRule="auto"/>
        <w:rPr>
          <w:ins w:id="44" w:author="bspratt" w:date="2015-05-06T11:17:00Z"/>
        </w:rPr>
      </w:pPr>
      <w:del w:id="45" w:author="bspratt" w:date="2015-05-06T11:22:00Z">
        <w:r w:rsidDel="00A23EAD">
          <w:delText>.  I</w:delText>
        </w:r>
      </w:del>
      <w:ins w:id="46" w:author="bspratt" w:date="2015-05-06T11:22:00Z">
        <w:r w:rsidR="00A23EAD">
          <w:t>This is</w:t>
        </w:r>
      </w:ins>
      <w:del w:id="47" w:author="bspratt" w:date="2015-05-06T11:22:00Z">
        <w:r w:rsidDel="00A23EAD">
          <w:delText>t</w:delText>
        </w:r>
      </w:del>
      <w:r>
        <w:t xml:space="preserve"> </w:t>
      </w:r>
      <w:del w:id="48" w:author="bspratt" w:date="2015-05-06T11:23:00Z">
        <w:r w:rsidDel="00A23EAD">
          <w:delText xml:space="preserve">is </w:delText>
        </w:r>
      </w:del>
      <w:r>
        <w:t xml:space="preserve">not intended to be an exhaustive tutorial </w:t>
      </w:r>
      <w:ins w:id="49" w:author="bspratt" w:date="2015-05-06T11:22:00Z">
        <w:r w:rsidR="00A23EAD">
          <w:t xml:space="preserve">in </w:t>
        </w:r>
      </w:ins>
      <w:ins w:id="50" w:author="bspratt" w:date="2015-05-06T11:23:00Z">
        <w:r w:rsidR="00A23EAD">
          <w:t>the use of</w:t>
        </w:r>
      </w:ins>
      <w:ins w:id="51" w:author="bspratt" w:date="2015-05-06T11:22:00Z">
        <w:r w:rsidR="00A23EAD">
          <w:t xml:space="preserve"> these tools</w:t>
        </w:r>
      </w:ins>
      <w:ins w:id="52" w:author="bspratt" w:date="2015-05-06T11:23:00Z">
        <w:r w:rsidR="00A23EAD">
          <w:t>.</w:t>
        </w:r>
      </w:ins>
      <w:ins w:id="53" w:author="bspratt" w:date="2015-05-06T11:22:00Z">
        <w:r w:rsidR="00A23EAD">
          <w:t xml:space="preserve"> </w:t>
        </w:r>
      </w:ins>
      <w:del w:id="54" w:author="bspratt" w:date="2015-05-06T11:23:00Z">
        <w:r w:rsidDel="00A23EAD">
          <w:delText>but instead</w:delText>
        </w:r>
      </w:del>
      <w:ins w:id="55" w:author="bspratt" w:date="2015-05-06T11:23:00Z">
        <w:r w:rsidR="00A23EAD">
          <w:t>The</w:t>
        </w:r>
      </w:ins>
      <w:r>
        <w:t xml:space="preserve"> </w:t>
      </w:r>
      <w:r w:rsidR="00A109AE">
        <w:t>focus</w:t>
      </w:r>
      <w:del w:id="56" w:author="bspratt" w:date="2015-05-06T11:23:00Z">
        <w:r w:rsidR="00A109AE" w:rsidDel="00A23EAD">
          <w:delText>e</w:delText>
        </w:r>
      </w:del>
      <w:ins w:id="57" w:author="bspratt" w:date="2015-05-06T11:23:00Z">
        <w:r w:rsidR="00A23EAD">
          <w:t xml:space="preserve"> i</w:t>
        </w:r>
      </w:ins>
      <w:r w:rsidR="00A109AE">
        <w:t xml:space="preserve">s on how to take a DIA experiment </w:t>
      </w:r>
      <w:del w:id="58" w:author="bspratt" w:date="2015-05-06T11:13:00Z">
        <w:r w:rsidR="00A109AE" w:rsidDel="00DA4A3B">
          <w:delText>in</w:delText>
        </w:r>
      </w:del>
      <w:ins w:id="59" w:author="bspratt" w:date="2015-05-06T11:14:00Z">
        <w:r w:rsidR="00DA4A3B">
          <w:t>from</w:t>
        </w:r>
      </w:ins>
      <w:r w:rsidR="00A109AE">
        <w:t xml:space="preserve"> a Skyline document and </w:t>
      </w:r>
      <w:ins w:id="60" w:author="bspratt" w:date="2015-05-06T11:13:00Z">
        <w:r w:rsidR="00DA4A3B">
          <w:t xml:space="preserve">use these other tools to </w:t>
        </w:r>
      </w:ins>
      <w:r w:rsidR="00A109AE">
        <w:t>run exactly the same assay</w:t>
      </w:r>
      <w:del w:id="61" w:author="bspratt" w:date="2015-05-06T11:23:00Z">
        <w:r w:rsidR="00A109AE" w:rsidDel="00A23EAD">
          <w:delText>,</w:delText>
        </w:r>
      </w:del>
      <w:r w:rsidR="00A109AE">
        <w:t xml:space="preserve"> with the same </w:t>
      </w:r>
      <w:ins w:id="62" w:author="bspratt" w:date="2015-05-06T11:12:00Z">
        <w:r w:rsidR="00DA4A3B">
          <w:t>raw m</w:t>
        </w:r>
      </w:ins>
      <w:del w:id="63" w:author="bspratt" w:date="2015-05-06T11:12:00Z">
        <w:r w:rsidR="00A109AE" w:rsidDel="00DA4A3B">
          <w:delText>M</w:delText>
        </w:r>
      </w:del>
      <w:r w:rsidR="00A109AE">
        <w:t>ass</w:t>
      </w:r>
      <w:ins w:id="64" w:author="bspratt" w:date="2015-05-06T11:12:00Z">
        <w:r w:rsidR="00DA4A3B">
          <w:t xml:space="preserve"> s</w:t>
        </w:r>
      </w:ins>
      <w:del w:id="65" w:author="bspratt" w:date="2015-05-06T11:12:00Z">
        <w:r w:rsidR="00A109AE" w:rsidDel="00DA4A3B">
          <w:delText>S</w:delText>
        </w:r>
      </w:del>
      <w:r w:rsidR="00A109AE">
        <w:t xml:space="preserve">pec files, </w:t>
      </w:r>
      <w:ins w:id="66" w:author="bspratt" w:date="2015-05-06T11:24:00Z">
        <w:r w:rsidR="00A23EAD">
          <w:t xml:space="preserve">and </w:t>
        </w:r>
      </w:ins>
      <w:del w:id="67" w:author="bspratt" w:date="2015-05-06T11:13:00Z">
        <w:r w:rsidR="00A109AE" w:rsidDel="00DA4A3B">
          <w:delText>on one of the other tools</w:delText>
        </w:r>
        <w:r w:rsidR="006549AC" w:rsidDel="00DA4A3B">
          <w:delText xml:space="preserve">, and </w:delText>
        </w:r>
      </w:del>
      <w:r w:rsidR="006549AC">
        <w:t xml:space="preserve">then </w:t>
      </w:r>
      <w:del w:id="68" w:author="bspratt" w:date="2015-05-06T11:14:00Z">
        <w:r w:rsidR="006549AC" w:rsidDel="00DA4A3B">
          <w:delText xml:space="preserve">how to </w:delText>
        </w:r>
      </w:del>
      <w:r w:rsidR="006549AC">
        <w:t>re-import these results to Skyline for comparison</w:t>
      </w:r>
      <w:r w:rsidR="00A109AE">
        <w:t xml:space="preserve">.  </w:t>
      </w:r>
      <w:ins w:id="69" w:author="bspratt" w:date="2015-05-06T11:30:00Z">
        <w:r w:rsidR="00B51F06">
          <w:t>I</w:t>
        </w:r>
      </w:ins>
      <w:ins w:id="70" w:author="bspratt" w:date="2015-05-06T11:31:00Z">
        <w:r w:rsidR="00B51F06">
          <w:t>nstallation of the</w:t>
        </w:r>
      </w:ins>
      <w:ins w:id="71" w:author="bspratt" w:date="2015-05-06T11:32:00Z">
        <w:r w:rsidR="00B51F06">
          <w:t>se</w:t>
        </w:r>
      </w:ins>
      <w:ins w:id="72" w:author="bspratt" w:date="2015-05-06T11:31:00Z">
        <w:r w:rsidR="00B51F06">
          <w:t xml:space="preserve"> tools is beyond the scope of this document</w:t>
        </w:r>
      </w:ins>
      <w:ins w:id="73" w:author="bspratt" w:date="2015-05-06T11:32:00Z">
        <w:r w:rsidR="00B51F06">
          <w:t>, and it is assumed that the reader has access to the tools of interest.</w:t>
        </w:r>
      </w:ins>
    </w:p>
    <w:p w14:paraId="781AA55B" w14:textId="3DD21215" w:rsidR="00BF1479" w:rsidRDefault="00A109AE" w:rsidP="00BF1479">
      <w:pPr>
        <w:spacing w:line="240" w:lineRule="auto"/>
        <w:rPr>
          <w:ins w:id="74" w:author="bspratt" w:date="2015-05-06T11:42:00Z"/>
        </w:rPr>
      </w:pPr>
      <w:r>
        <w:t>This mainly involves getting transitions, spectral libraries, and retention time information from Skyline</w:t>
      </w:r>
      <w:r w:rsidR="006549AC">
        <w:t xml:space="preserve"> into the other tool, running th</w:t>
      </w:r>
      <w:ins w:id="75" w:author="bspratt" w:date="2015-05-06T11:24:00Z">
        <w:r w:rsidR="00A23EAD">
          <w:t>at</w:t>
        </w:r>
      </w:ins>
      <w:del w:id="76" w:author="bspratt" w:date="2015-05-06T11:24:00Z">
        <w:r w:rsidR="006549AC" w:rsidDel="00A23EAD">
          <w:delText>e external</w:delText>
        </w:r>
      </w:del>
      <w:r w:rsidR="006549AC">
        <w:t xml:space="preserve"> tool, and then getting picked peaks back from the </w:t>
      </w:r>
      <w:del w:id="77" w:author="bspratt" w:date="2015-05-06T11:24:00Z">
        <w:r w:rsidR="006549AC" w:rsidRPr="00902AFC" w:rsidDel="00A23EAD">
          <w:delText>external</w:delText>
        </w:r>
        <w:r w:rsidR="006549AC" w:rsidDel="00A23EAD">
          <w:delText xml:space="preserve"> </w:delText>
        </w:r>
      </w:del>
      <w:r w:rsidR="006549AC">
        <w:t xml:space="preserve">tool to Skyline.  Thus, this tutorial is most directly useful for comparing the peak picking of external tools to that of Skyline, but it may also be useful as a very basic guide to the general operation of these external tools. </w:t>
      </w:r>
    </w:p>
    <w:p w14:paraId="744BA2B2" w14:textId="38260B91" w:rsidR="004501BC" w:rsidRDefault="004501BC" w:rsidP="004501BC">
      <w:pPr>
        <w:spacing w:line="240" w:lineRule="auto"/>
        <w:rPr>
          <w:ins w:id="78" w:author="bspratt" w:date="2015-05-06T11:42:00Z"/>
        </w:rPr>
      </w:pPr>
      <w:ins w:id="79" w:author="bspratt" w:date="2015-05-06T11:42:00Z">
        <w:r>
          <w:t xml:space="preserve">Data for this tutorial can be found </w:t>
        </w:r>
        <w:proofErr w:type="gramStart"/>
        <w:r>
          <w:t>at</w:t>
        </w:r>
        <w:proofErr w:type="gramEnd"/>
        <w:r>
          <w:br/>
        </w:r>
      </w:ins>
      <w:ins w:id="80" w:author="bspratt" w:date="2015-05-06T11:43:00Z">
        <w:r w:rsidRPr="004501BC">
          <w:rPr>
            <w:color w:val="FF0000"/>
            <w:highlight w:val="yellow"/>
            <w:rPrChange w:id="81" w:author="bspratt" w:date="2015-05-06T11:44:00Z">
              <w:rPr/>
            </w:rPrChange>
          </w:rPr>
          <w:t>[TODO URL]</w:t>
        </w:r>
      </w:ins>
      <w:ins w:id="82" w:author="bspratt" w:date="2015-05-06T11:42:00Z">
        <w:r>
          <w:t>\ExternalSoftwareTools.zip</w:t>
        </w:r>
      </w:ins>
    </w:p>
    <w:p w14:paraId="222AFC72" w14:textId="77777777" w:rsidR="004501BC" w:rsidRDefault="004501BC" w:rsidP="00BF1479">
      <w:pPr>
        <w:spacing w:line="240" w:lineRule="auto"/>
        <w:rPr>
          <w:ins w:id="83" w:author="bspratt" w:date="2015-05-06T11:42:00Z"/>
        </w:rPr>
      </w:pPr>
    </w:p>
    <w:p w14:paraId="6623539D" w14:textId="77777777" w:rsidR="004501BC" w:rsidRDefault="004501BC" w:rsidP="00BF1479">
      <w:pPr>
        <w:spacing w:line="240" w:lineRule="auto"/>
        <w:rPr>
          <w:ins w:id="84" w:author="bspratt" w:date="2014-11-11T13:44:00Z"/>
        </w:rPr>
      </w:pPr>
    </w:p>
    <w:p w14:paraId="694D0B7F" w14:textId="4CD83F39" w:rsidR="0074467D" w:rsidRPr="00902AFC" w:rsidRDefault="0074467D" w:rsidP="00BF1479">
      <w:pPr>
        <w:spacing w:line="240" w:lineRule="auto"/>
        <w:rPr>
          <w:ins w:id="85" w:author="bspratt" w:date="2014-11-11T11:37:00Z"/>
        </w:rPr>
      </w:pPr>
      <w:ins w:id="86" w:author="bspratt" w:date="2014-11-11T11:43:00Z">
        <w:r w:rsidRPr="00902AFC">
          <w:t>Table of Contents</w:t>
        </w:r>
      </w:ins>
    </w:p>
    <w:p w14:paraId="3C65543D" w14:textId="77777777" w:rsidR="0074467D" w:rsidRPr="00303C6C" w:rsidRDefault="0074467D">
      <w:pPr>
        <w:pStyle w:val="TOC1"/>
        <w:tabs>
          <w:tab w:val="right" w:leader="dot" w:pos="8630"/>
        </w:tabs>
        <w:rPr>
          <w:ins w:id="87" w:author="bspratt" w:date="2014-11-11T11:43:00Z"/>
          <w:noProof/>
        </w:rPr>
      </w:pPr>
      <w:ins w:id="88" w:author="bspratt" w:date="2014-11-11T11:38:00Z">
        <w:r w:rsidRPr="00303C6C">
          <w:fldChar w:fldCharType="begin"/>
        </w:r>
        <w:r w:rsidRPr="00303C6C">
          <w:instrText xml:space="preserve"> TOC \o "1-3" \n \h \z \u </w:instrText>
        </w:r>
      </w:ins>
      <w:r w:rsidRPr="00303C6C">
        <w:rPr>
          <w:rPrChange w:id="89" w:author="bspratt" w:date="2014-11-11T12:22:00Z">
            <w:rPr/>
          </w:rPrChange>
        </w:rPr>
        <w:fldChar w:fldCharType="separate"/>
      </w:r>
      <w:ins w:id="90" w:author="bspratt" w:date="2014-11-11T11:43:00Z">
        <w:r w:rsidRPr="00303C6C">
          <w:rPr>
            <w:rStyle w:val="Hyperlink"/>
            <w:noProof/>
            <w:color w:val="auto"/>
            <w:rPrChange w:id="91" w:author="bspratt" w:date="2014-11-11T12:22:00Z">
              <w:rPr>
                <w:rStyle w:val="Hyperlink"/>
                <w:noProof/>
              </w:rPr>
            </w:rPrChange>
          </w:rPr>
          <w:fldChar w:fldCharType="begin"/>
        </w:r>
        <w:r w:rsidRPr="00303C6C">
          <w:rPr>
            <w:rStyle w:val="Hyperlink"/>
            <w:noProof/>
            <w:color w:val="auto"/>
            <w:rPrChange w:id="92" w:author="bspratt" w:date="2014-11-11T12:22:00Z">
              <w:rPr>
                <w:rStyle w:val="Hyperlink"/>
                <w:noProof/>
              </w:rPr>
            </w:rPrChange>
          </w:rPr>
          <w:instrText xml:space="preserve"> </w:instrText>
        </w:r>
        <w:r w:rsidRPr="00303C6C">
          <w:rPr>
            <w:noProof/>
          </w:rPr>
          <w:instrText>HYPERLINK \l "_Toc403469518"</w:instrText>
        </w:r>
        <w:r w:rsidRPr="00303C6C">
          <w:rPr>
            <w:rStyle w:val="Hyperlink"/>
            <w:noProof/>
            <w:color w:val="auto"/>
            <w:rPrChange w:id="93" w:author="bspratt" w:date="2014-11-11T12:22:00Z">
              <w:rPr>
                <w:rStyle w:val="Hyperlink"/>
                <w:noProof/>
              </w:rPr>
            </w:rPrChange>
          </w:rPr>
          <w:instrText xml:space="preserve"> </w:instrText>
        </w:r>
        <w:r w:rsidRPr="00303C6C">
          <w:rPr>
            <w:rStyle w:val="Hyperlink"/>
            <w:noProof/>
            <w:color w:val="auto"/>
            <w:rPrChange w:id="94" w:author="bspratt" w:date="2014-11-11T12:22:00Z">
              <w:rPr>
                <w:rStyle w:val="Hyperlink"/>
                <w:noProof/>
              </w:rPr>
            </w:rPrChange>
          </w:rPr>
          <w:fldChar w:fldCharType="separate"/>
        </w:r>
        <w:r w:rsidRPr="00303C6C">
          <w:rPr>
            <w:rStyle w:val="Hyperlink"/>
            <w:noProof/>
            <w:color w:val="auto"/>
            <w:rPrChange w:id="95" w:author="bspratt" w:date="2014-11-11T12:22:00Z">
              <w:rPr>
                <w:rStyle w:val="Hyperlink"/>
                <w:noProof/>
              </w:rPr>
            </w:rPrChange>
          </w:rPr>
          <w:t>Peak View</w:t>
        </w:r>
        <w:r w:rsidRPr="00303C6C">
          <w:rPr>
            <w:rStyle w:val="Hyperlink"/>
            <w:noProof/>
            <w:color w:val="auto"/>
            <w:rPrChange w:id="96" w:author="bspratt" w:date="2014-11-11T12:22:00Z">
              <w:rPr>
                <w:rStyle w:val="Hyperlink"/>
                <w:noProof/>
              </w:rPr>
            </w:rPrChange>
          </w:rPr>
          <w:fldChar w:fldCharType="end"/>
        </w:r>
      </w:ins>
    </w:p>
    <w:p w14:paraId="165D6D8C" w14:textId="77777777" w:rsidR="0074467D" w:rsidRPr="00303C6C" w:rsidRDefault="0074467D">
      <w:pPr>
        <w:pStyle w:val="TOC2"/>
        <w:tabs>
          <w:tab w:val="right" w:leader="dot" w:pos="8630"/>
        </w:tabs>
        <w:rPr>
          <w:ins w:id="97" w:author="bspratt" w:date="2014-11-11T11:43:00Z"/>
          <w:noProof/>
        </w:rPr>
      </w:pPr>
      <w:ins w:id="98" w:author="bspratt" w:date="2014-11-11T11:43:00Z">
        <w:r w:rsidRPr="000F09E6">
          <w:rPr>
            <w:rStyle w:val="Hyperlink"/>
            <w:noProof/>
            <w:color w:val="auto"/>
          </w:rPr>
          <w:fldChar w:fldCharType="begin"/>
        </w:r>
        <w:r w:rsidRPr="00303C6C">
          <w:rPr>
            <w:rStyle w:val="Hyperlink"/>
            <w:noProof/>
            <w:color w:val="auto"/>
            <w:rPrChange w:id="99" w:author="bspratt" w:date="2014-11-11T12:22:00Z">
              <w:rPr>
                <w:rStyle w:val="Hyperlink"/>
                <w:noProof/>
              </w:rPr>
            </w:rPrChange>
          </w:rPr>
          <w:instrText xml:space="preserve"> </w:instrText>
        </w:r>
        <w:r w:rsidRPr="00303C6C">
          <w:rPr>
            <w:noProof/>
          </w:rPr>
          <w:instrText>HYPERLINK \l "_Toc403469519"</w:instrText>
        </w:r>
        <w:r w:rsidRPr="00303C6C">
          <w:rPr>
            <w:rStyle w:val="Hyperlink"/>
            <w:noProof/>
            <w:color w:val="auto"/>
            <w:rPrChange w:id="100" w:author="bspratt" w:date="2014-11-11T12:22:00Z">
              <w:rPr>
                <w:rStyle w:val="Hyperlink"/>
                <w:noProof/>
              </w:rPr>
            </w:rPrChange>
          </w:rPr>
          <w:instrText xml:space="preserve"> </w:instrText>
        </w:r>
        <w:r w:rsidRPr="00303C6C">
          <w:rPr>
            <w:rStyle w:val="Hyperlink"/>
            <w:noProof/>
            <w:color w:val="auto"/>
            <w:rPrChange w:id="101" w:author="bspratt" w:date="2014-11-11T12:22:00Z">
              <w:rPr>
                <w:rStyle w:val="Hyperlink"/>
                <w:noProof/>
              </w:rPr>
            </w:rPrChange>
          </w:rPr>
          <w:fldChar w:fldCharType="separate"/>
        </w:r>
        <w:r w:rsidRPr="00303C6C">
          <w:rPr>
            <w:rStyle w:val="Hyperlink"/>
            <w:noProof/>
            <w:color w:val="auto"/>
            <w:rPrChange w:id="102" w:author="bspratt" w:date="2014-11-11T12:22:00Z">
              <w:rPr>
                <w:rStyle w:val="Hyperlink"/>
                <w:noProof/>
              </w:rPr>
            </w:rPrChange>
          </w:rPr>
          <w:t>Exporting Data from Skyline</w:t>
        </w:r>
        <w:r w:rsidRPr="00303C6C">
          <w:rPr>
            <w:rStyle w:val="Hyperlink"/>
            <w:noProof/>
            <w:color w:val="auto"/>
            <w:rPrChange w:id="103" w:author="bspratt" w:date="2014-11-11T12:22:00Z">
              <w:rPr>
                <w:rStyle w:val="Hyperlink"/>
                <w:noProof/>
              </w:rPr>
            </w:rPrChange>
          </w:rPr>
          <w:fldChar w:fldCharType="end"/>
        </w:r>
      </w:ins>
    </w:p>
    <w:p w14:paraId="19404EFB" w14:textId="77777777" w:rsidR="0074467D" w:rsidRPr="00303C6C" w:rsidRDefault="0074467D">
      <w:pPr>
        <w:pStyle w:val="TOC2"/>
        <w:tabs>
          <w:tab w:val="right" w:leader="dot" w:pos="8630"/>
        </w:tabs>
        <w:rPr>
          <w:ins w:id="104" w:author="bspratt" w:date="2014-11-11T11:43:00Z"/>
          <w:noProof/>
        </w:rPr>
      </w:pPr>
      <w:ins w:id="105" w:author="bspratt" w:date="2014-11-11T11:43:00Z">
        <w:r w:rsidRPr="000F09E6">
          <w:rPr>
            <w:rStyle w:val="Hyperlink"/>
            <w:noProof/>
            <w:color w:val="auto"/>
          </w:rPr>
          <w:fldChar w:fldCharType="begin"/>
        </w:r>
        <w:r w:rsidRPr="00303C6C">
          <w:rPr>
            <w:rStyle w:val="Hyperlink"/>
            <w:noProof/>
            <w:color w:val="auto"/>
            <w:rPrChange w:id="106" w:author="bspratt" w:date="2014-11-11T12:22:00Z">
              <w:rPr>
                <w:rStyle w:val="Hyperlink"/>
                <w:noProof/>
              </w:rPr>
            </w:rPrChange>
          </w:rPr>
          <w:instrText xml:space="preserve"> </w:instrText>
        </w:r>
        <w:r w:rsidRPr="00303C6C">
          <w:rPr>
            <w:noProof/>
          </w:rPr>
          <w:instrText>HYPERLINK \l "_Toc403469520"</w:instrText>
        </w:r>
        <w:r w:rsidRPr="00303C6C">
          <w:rPr>
            <w:rStyle w:val="Hyperlink"/>
            <w:noProof/>
            <w:color w:val="auto"/>
            <w:rPrChange w:id="107" w:author="bspratt" w:date="2014-11-11T12:22:00Z">
              <w:rPr>
                <w:rStyle w:val="Hyperlink"/>
                <w:noProof/>
              </w:rPr>
            </w:rPrChange>
          </w:rPr>
          <w:instrText xml:space="preserve"> </w:instrText>
        </w:r>
        <w:r w:rsidRPr="00303C6C">
          <w:rPr>
            <w:rStyle w:val="Hyperlink"/>
            <w:noProof/>
            <w:color w:val="auto"/>
            <w:rPrChange w:id="108" w:author="bspratt" w:date="2014-11-11T12:22:00Z">
              <w:rPr>
                <w:rStyle w:val="Hyperlink"/>
                <w:noProof/>
              </w:rPr>
            </w:rPrChange>
          </w:rPr>
          <w:fldChar w:fldCharType="separate"/>
        </w:r>
        <w:r w:rsidRPr="00303C6C">
          <w:rPr>
            <w:rStyle w:val="Hyperlink"/>
            <w:noProof/>
            <w:color w:val="auto"/>
            <w:rPrChange w:id="109" w:author="bspratt" w:date="2014-11-11T12:22:00Z">
              <w:rPr>
                <w:rStyle w:val="Hyperlink"/>
                <w:noProof/>
              </w:rPr>
            </w:rPrChange>
          </w:rPr>
          <w:t>Preparing the Exported Skyline Report for Peak View</w:t>
        </w:r>
        <w:r w:rsidRPr="00303C6C">
          <w:rPr>
            <w:rStyle w:val="Hyperlink"/>
            <w:noProof/>
            <w:color w:val="auto"/>
            <w:rPrChange w:id="110" w:author="bspratt" w:date="2014-11-11T12:22:00Z">
              <w:rPr>
                <w:rStyle w:val="Hyperlink"/>
                <w:noProof/>
              </w:rPr>
            </w:rPrChange>
          </w:rPr>
          <w:fldChar w:fldCharType="end"/>
        </w:r>
      </w:ins>
    </w:p>
    <w:p w14:paraId="5322B2B9" w14:textId="77777777" w:rsidR="0074467D" w:rsidRPr="00303C6C" w:rsidRDefault="0074467D">
      <w:pPr>
        <w:pStyle w:val="TOC2"/>
        <w:tabs>
          <w:tab w:val="right" w:leader="dot" w:pos="8630"/>
        </w:tabs>
        <w:rPr>
          <w:ins w:id="111" w:author="bspratt" w:date="2014-11-11T11:43:00Z"/>
          <w:noProof/>
        </w:rPr>
      </w:pPr>
      <w:ins w:id="112" w:author="bspratt" w:date="2014-11-11T11:43:00Z">
        <w:r w:rsidRPr="000F09E6">
          <w:rPr>
            <w:rStyle w:val="Hyperlink"/>
            <w:noProof/>
            <w:color w:val="auto"/>
          </w:rPr>
          <w:fldChar w:fldCharType="begin"/>
        </w:r>
        <w:r w:rsidRPr="00303C6C">
          <w:rPr>
            <w:rStyle w:val="Hyperlink"/>
            <w:noProof/>
            <w:color w:val="auto"/>
            <w:rPrChange w:id="113" w:author="bspratt" w:date="2014-11-11T12:22:00Z">
              <w:rPr>
                <w:rStyle w:val="Hyperlink"/>
                <w:noProof/>
              </w:rPr>
            </w:rPrChange>
          </w:rPr>
          <w:instrText xml:space="preserve"> </w:instrText>
        </w:r>
        <w:r w:rsidRPr="00303C6C">
          <w:rPr>
            <w:noProof/>
          </w:rPr>
          <w:instrText>HYPERLINK \l "_Toc403469521"</w:instrText>
        </w:r>
        <w:r w:rsidRPr="00303C6C">
          <w:rPr>
            <w:rStyle w:val="Hyperlink"/>
            <w:noProof/>
            <w:color w:val="auto"/>
            <w:rPrChange w:id="114" w:author="bspratt" w:date="2014-11-11T12:22:00Z">
              <w:rPr>
                <w:rStyle w:val="Hyperlink"/>
                <w:noProof/>
              </w:rPr>
            </w:rPrChange>
          </w:rPr>
          <w:instrText xml:space="preserve"> </w:instrText>
        </w:r>
        <w:r w:rsidRPr="00303C6C">
          <w:rPr>
            <w:rStyle w:val="Hyperlink"/>
            <w:noProof/>
            <w:color w:val="auto"/>
            <w:rPrChange w:id="115" w:author="bspratt" w:date="2014-11-11T12:22:00Z">
              <w:rPr>
                <w:rStyle w:val="Hyperlink"/>
                <w:noProof/>
              </w:rPr>
            </w:rPrChange>
          </w:rPr>
          <w:fldChar w:fldCharType="separate"/>
        </w:r>
        <w:r w:rsidRPr="00303C6C">
          <w:rPr>
            <w:rStyle w:val="Hyperlink"/>
            <w:noProof/>
            <w:color w:val="auto"/>
            <w:rPrChange w:id="116" w:author="bspratt" w:date="2014-11-11T12:22:00Z">
              <w:rPr>
                <w:rStyle w:val="Hyperlink"/>
                <w:noProof/>
              </w:rPr>
            </w:rPrChange>
          </w:rPr>
          <w:t>Importing To Peak View</w:t>
        </w:r>
        <w:r w:rsidRPr="00303C6C">
          <w:rPr>
            <w:rStyle w:val="Hyperlink"/>
            <w:noProof/>
            <w:color w:val="auto"/>
            <w:rPrChange w:id="117" w:author="bspratt" w:date="2014-11-11T12:22:00Z">
              <w:rPr>
                <w:rStyle w:val="Hyperlink"/>
                <w:noProof/>
              </w:rPr>
            </w:rPrChange>
          </w:rPr>
          <w:fldChar w:fldCharType="end"/>
        </w:r>
      </w:ins>
    </w:p>
    <w:p w14:paraId="752F3E3E" w14:textId="77777777" w:rsidR="0074467D" w:rsidRPr="00303C6C" w:rsidRDefault="0074467D">
      <w:pPr>
        <w:pStyle w:val="TOC2"/>
        <w:tabs>
          <w:tab w:val="right" w:leader="dot" w:pos="8630"/>
        </w:tabs>
        <w:rPr>
          <w:ins w:id="118" w:author="bspratt" w:date="2014-11-11T11:43:00Z"/>
          <w:noProof/>
        </w:rPr>
      </w:pPr>
      <w:ins w:id="119" w:author="bspratt" w:date="2014-11-11T11:43:00Z">
        <w:r w:rsidRPr="000F09E6">
          <w:rPr>
            <w:rStyle w:val="Hyperlink"/>
            <w:noProof/>
            <w:color w:val="auto"/>
          </w:rPr>
          <w:fldChar w:fldCharType="begin"/>
        </w:r>
        <w:r w:rsidRPr="00303C6C">
          <w:rPr>
            <w:rStyle w:val="Hyperlink"/>
            <w:noProof/>
            <w:color w:val="auto"/>
            <w:rPrChange w:id="120" w:author="bspratt" w:date="2014-11-11T12:22:00Z">
              <w:rPr>
                <w:rStyle w:val="Hyperlink"/>
                <w:noProof/>
              </w:rPr>
            </w:rPrChange>
          </w:rPr>
          <w:instrText xml:space="preserve"> </w:instrText>
        </w:r>
        <w:r w:rsidRPr="00303C6C">
          <w:rPr>
            <w:noProof/>
          </w:rPr>
          <w:instrText>HYPERLINK \l "_Toc403469522"</w:instrText>
        </w:r>
        <w:r w:rsidRPr="00303C6C">
          <w:rPr>
            <w:rStyle w:val="Hyperlink"/>
            <w:noProof/>
            <w:color w:val="auto"/>
            <w:rPrChange w:id="121" w:author="bspratt" w:date="2014-11-11T12:22:00Z">
              <w:rPr>
                <w:rStyle w:val="Hyperlink"/>
                <w:noProof/>
              </w:rPr>
            </w:rPrChange>
          </w:rPr>
          <w:instrText xml:space="preserve"> </w:instrText>
        </w:r>
        <w:r w:rsidRPr="00303C6C">
          <w:rPr>
            <w:rStyle w:val="Hyperlink"/>
            <w:noProof/>
            <w:color w:val="auto"/>
            <w:rPrChange w:id="122" w:author="bspratt" w:date="2014-11-11T12:22:00Z">
              <w:rPr>
                <w:rStyle w:val="Hyperlink"/>
                <w:noProof/>
              </w:rPr>
            </w:rPrChange>
          </w:rPr>
          <w:fldChar w:fldCharType="separate"/>
        </w:r>
        <w:r w:rsidRPr="00303C6C">
          <w:rPr>
            <w:rStyle w:val="Hyperlink"/>
            <w:noProof/>
            <w:color w:val="auto"/>
            <w:rPrChange w:id="123" w:author="bspratt" w:date="2014-11-11T12:22:00Z">
              <w:rPr>
                <w:rStyle w:val="Hyperlink"/>
                <w:noProof/>
              </w:rPr>
            </w:rPrChange>
          </w:rPr>
          <w:t>RT Calibration in Peak View (iRT-Based Workflows Only)</w:t>
        </w:r>
        <w:r w:rsidRPr="00303C6C">
          <w:rPr>
            <w:rStyle w:val="Hyperlink"/>
            <w:noProof/>
            <w:color w:val="auto"/>
            <w:rPrChange w:id="124" w:author="bspratt" w:date="2014-11-11T12:22:00Z">
              <w:rPr>
                <w:rStyle w:val="Hyperlink"/>
                <w:noProof/>
              </w:rPr>
            </w:rPrChange>
          </w:rPr>
          <w:fldChar w:fldCharType="end"/>
        </w:r>
      </w:ins>
    </w:p>
    <w:p w14:paraId="3073C4F7" w14:textId="77777777" w:rsidR="0074467D" w:rsidRPr="00303C6C" w:rsidRDefault="0074467D">
      <w:pPr>
        <w:pStyle w:val="TOC2"/>
        <w:tabs>
          <w:tab w:val="right" w:leader="dot" w:pos="8630"/>
        </w:tabs>
        <w:rPr>
          <w:ins w:id="125" w:author="bspratt" w:date="2014-11-11T11:43:00Z"/>
          <w:noProof/>
        </w:rPr>
      </w:pPr>
      <w:ins w:id="126" w:author="bspratt" w:date="2014-11-11T11:43:00Z">
        <w:r w:rsidRPr="000F09E6">
          <w:rPr>
            <w:rStyle w:val="Hyperlink"/>
            <w:noProof/>
            <w:color w:val="auto"/>
          </w:rPr>
          <w:fldChar w:fldCharType="begin"/>
        </w:r>
        <w:r w:rsidRPr="00303C6C">
          <w:rPr>
            <w:rStyle w:val="Hyperlink"/>
            <w:noProof/>
            <w:color w:val="auto"/>
            <w:rPrChange w:id="127" w:author="bspratt" w:date="2014-11-11T12:22:00Z">
              <w:rPr>
                <w:rStyle w:val="Hyperlink"/>
                <w:noProof/>
              </w:rPr>
            </w:rPrChange>
          </w:rPr>
          <w:instrText xml:space="preserve"> </w:instrText>
        </w:r>
        <w:r w:rsidRPr="00303C6C">
          <w:rPr>
            <w:noProof/>
          </w:rPr>
          <w:instrText>HYPERLINK \l "_Toc403469523"</w:instrText>
        </w:r>
        <w:r w:rsidRPr="00303C6C">
          <w:rPr>
            <w:rStyle w:val="Hyperlink"/>
            <w:noProof/>
            <w:color w:val="auto"/>
            <w:rPrChange w:id="128" w:author="bspratt" w:date="2014-11-11T12:22:00Z">
              <w:rPr>
                <w:rStyle w:val="Hyperlink"/>
                <w:noProof/>
              </w:rPr>
            </w:rPrChange>
          </w:rPr>
          <w:instrText xml:space="preserve"> </w:instrText>
        </w:r>
        <w:r w:rsidRPr="00303C6C">
          <w:rPr>
            <w:rStyle w:val="Hyperlink"/>
            <w:noProof/>
            <w:color w:val="auto"/>
            <w:rPrChange w:id="129" w:author="bspratt" w:date="2014-11-11T12:22:00Z">
              <w:rPr>
                <w:rStyle w:val="Hyperlink"/>
                <w:noProof/>
              </w:rPr>
            </w:rPrChange>
          </w:rPr>
          <w:fldChar w:fldCharType="separate"/>
        </w:r>
        <w:r w:rsidRPr="00303C6C">
          <w:rPr>
            <w:rStyle w:val="Hyperlink"/>
            <w:noProof/>
            <w:color w:val="auto"/>
            <w:rPrChange w:id="130" w:author="bspratt" w:date="2014-11-11T12:22:00Z">
              <w:rPr>
                <w:rStyle w:val="Hyperlink"/>
                <w:noProof/>
              </w:rPr>
            </w:rPrChange>
          </w:rPr>
          <w:t>Processing the Data in Peak View</w:t>
        </w:r>
        <w:r w:rsidRPr="00303C6C">
          <w:rPr>
            <w:rStyle w:val="Hyperlink"/>
            <w:noProof/>
            <w:color w:val="auto"/>
            <w:rPrChange w:id="131" w:author="bspratt" w:date="2014-11-11T12:22:00Z">
              <w:rPr>
                <w:rStyle w:val="Hyperlink"/>
                <w:noProof/>
              </w:rPr>
            </w:rPrChange>
          </w:rPr>
          <w:fldChar w:fldCharType="end"/>
        </w:r>
      </w:ins>
    </w:p>
    <w:p w14:paraId="6457F5B2" w14:textId="77777777" w:rsidR="0074467D" w:rsidRPr="00303C6C" w:rsidRDefault="0074467D">
      <w:pPr>
        <w:pStyle w:val="TOC2"/>
        <w:tabs>
          <w:tab w:val="right" w:leader="dot" w:pos="8630"/>
        </w:tabs>
        <w:rPr>
          <w:ins w:id="132" w:author="bspratt" w:date="2014-11-11T11:43:00Z"/>
          <w:noProof/>
        </w:rPr>
      </w:pPr>
      <w:ins w:id="133" w:author="bspratt" w:date="2014-11-11T11:43:00Z">
        <w:r w:rsidRPr="000F09E6">
          <w:rPr>
            <w:rStyle w:val="Hyperlink"/>
            <w:noProof/>
            <w:color w:val="auto"/>
          </w:rPr>
          <w:fldChar w:fldCharType="begin"/>
        </w:r>
        <w:r w:rsidRPr="00303C6C">
          <w:rPr>
            <w:rStyle w:val="Hyperlink"/>
            <w:noProof/>
            <w:color w:val="auto"/>
            <w:rPrChange w:id="134" w:author="bspratt" w:date="2014-11-11T12:22:00Z">
              <w:rPr>
                <w:rStyle w:val="Hyperlink"/>
                <w:noProof/>
              </w:rPr>
            </w:rPrChange>
          </w:rPr>
          <w:instrText xml:space="preserve"> </w:instrText>
        </w:r>
        <w:r w:rsidRPr="00303C6C">
          <w:rPr>
            <w:noProof/>
          </w:rPr>
          <w:instrText>HYPERLINK \l "_Toc403469524"</w:instrText>
        </w:r>
        <w:r w:rsidRPr="00303C6C">
          <w:rPr>
            <w:rStyle w:val="Hyperlink"/>
            <w:noProof/>
            <w:color w:val="auto"/>
            <w:rPrChange w:id="135" w:author="bspratt" w:date="2014-11-11T12:22:00Z">
              <w:rPr>
                <w:rStyle w:val="Hyperlink"/>
                <w:noProof/>
              </w:rPr>
            </w:rPrChange>
          </w:rPr>
          <w:instrText xml:space="preserve"> </w:instrText>
        </w:r>
        <w:r w:rsidRPr="00303C6C">
          <w:rPr>
            <w:rStyle w:val="Hyperlink"/>
            <w:noProof/>
            <w:color w:val="auto"/>
            <w:rPrChange w:id="136" w:author="bspratt" w:date="2014-11-11T12:22:00Z">
              <w:rPr>
                <w:rStyle w:val="Hyperlink"/>
                <w:noProof/>
              </w:rPr>
            </w:rPrChange>
          </w:rPr>
          <w:fldChar w:fldCharType="separate"/>
        </w:r>
        <w:r w:rsidRPr="00303C6C">
          <w:rPr>
            <w:rStyle w:val="Hyperlink"/>
            <w:noProof/>
            <w:color w:val="auto"/>
            <w:rPrChange w:id="137" w:author="bspratt" w:date="2014-11-11T12:22:00Z">
              <w:rPr>
                <w:rStyle w:val="Hyperlink"/>
                <w:noProof/>
              </w:rPr>
            </w:rPrChange>
          </w:rPr>
          <w:t>Exporting Data From Peak View</w:t>
        </w:r>
        <w:r w:rsidRPr="00303C6C">
          <w:rPr>
            <w:rStyle w:val="Hyperlink"/>
            <w:noProof/>
            <w:color w:val="auto"/>
            <w:rPrChange w:id="138" w:author="bspratt" w:date="2014-11-11T12:22:00Z">
              <w:rPr>
                <w:rStyle w:val="Hyperlink"/>
                <w:noProof/>
              </w:rPr>
            </w:rPrChange>
          </w:rPr>
          <w:fldChar w:fldCharType="end"/>
        </w:r>
      </w:ins>
    </w:p>
    <w:p w14:paraId="1D798FD3" w14:textId="77777777" w:rsidR="0074467D" w:rsidRPr="00303C6C" w:rsidRDefault="0074467D">
      <w:pPr>
        <w:pStyle w:val="TOC2"/>
        <w:tabs>
          <w:tab w:val="right" w:leader="dot" w:pos="8630"/>
        </w:tabs>
        <w:rPr>
          <w:ins w:id="139" w:author="bspratt" w:date="2014-11-11T11:43:00Z"/>
          <w:noProof/>
        </w:rPr>
      </w:pPr>
      <w:ins w:id="140" w:author="bspratt" w:date="2014-11-11T11:43:00Z">
        <w:r w:rsidRPr="000F09E6">
          <w:rPr>
            <w:rStyle w:val="Hyperlink"/>
            <w:noProof/>
            <w:color w:val="auto"/>
          </w:rPr>
          <w:fldChar w:fldCharType="begin"/>
        </w:r>
        <w:r w:rsidRPr="00303C6C">
          <w:rPr>
            <w:rStyle w:val="Hyperlink"/>
            <w:noProof/>
            <w:color w:val="auto"/>
            <w:rPrChange w:id="141" w:author="bspratt" w:date="2014-11-11T12:22:00Z">
              <w:rPr>
                <w:rStyle w:val="Hyperlink"/>
                <w:noProof/>
              </w:rPr>
            </w:rPrChange>
          </w:rPr>
          <w:instrText xml:space="preserve"> </w:instrText>
        </w:r>
        <w:r w:rsidRPr="00303C6C">
          <w:rPr>
            <w:noProof/>
          </w:rPr>
          <w:instrText>HYPERLINK \l "_Toc403469525"</w:instrText>
        </w:r>
        <w:r w:rsidRPr="00303C6C">
          <w:rPr>
            <w:rStyle w:val="Hyperlink"/>
            <w:noProof/>
            <w:color w:val="auto"/>
            <w:rPrChange w:id="142" w:author="bspratt" w:date="2014-11-11T12:22:00Z">
              <w:rPr>
                <w:rStyle w:val="Hyperlink"/>
                <w:noProof/>
              </w:rPr>
            </w:rPrChange>
          </w:rPr>
          <w:instrText xml:space="preserve"> </w:instrText>
        </w:r>
        <w:r w:rsidRPr="00303C6C">
          <w:rPr>
            <w:rStyle w:val="Hyperlink"/>
            <w:noProof/>
            <w:color w:val="auto"/>
            <w:rPrChange w:id="143" w:author="bspratt" w:date="2014-11-11T12:22:00Z">
              <w:rPr>
                <w:rStyle w:val="Hyperlink"/>
                <w:noProof/>
              </w:rPr>
            </w:rPrChange>
          </w:rPr>
          <w:fldChar w:fldCharType="separate"/>
        </w:r>
        <w:r w:rsidRPr="00303C6C">
          <w:rPr>
            <w:rStyle w:val="Hyperlink"/>
            <w:noProof/>
            <w:color w:val="auto"/>
            <w:rPrChange w:id="144" w:author="bspratt" w:date="2014-11-11T12:22:00Z">
              <w:rPr>
                <w:rStyle w:val="Hyperlink"/>
                <w:noProof/>
              </w:rPr>
            </w:rPrChange>
          </w:rPr>
          <w:t>Converting Data to Skyline Format</w:t>
        </w:r>
        <w:r w:rsidRPr="00303C6C">
          <w:rPr>
            <w:rStyle w:val="Hyperlink"/>
            <w:noProof/>
            <w:color w:val="auto"/>
            <w:rPrChange w:id="145" w:author="bspratt" w:date="2014-11-11T12:22:00Z">
              <w:rPr>
                <w:rStyle w:val="Hyperlink"/>
                <w:noProof/>
              </w:rPr>
            </w:rPrChange>
          </w:rPr>
          <w:fldChar w:fldCharType="end"/>
        </w:r>
      </w:ins>
    </w:p>
    <w:p w14:paraId="5B8F432E" w14:textId="77777777" w:rsidR="0074467D" w:rsidRPr="00303C6C" w:rsidRDefault="0074467D">
      <w:pPr>
        <w:pStyle w:val="TOC2"/>
        <w:tabs>
          <w:tab w:val="right" w:leader="dot" w:pos="8630"/>
        </w:tabs>
        <w:rPr>
          <w:ins w:id="146" w:author="bspratt" w:date="2014-11-11T11:43:00Z"/>
          <w:noProof/>
        </w:rPr>
      </w:pPr>
      <w:ins w:id="147" w:author="bspratt" w:date="2014-11-11T11:43:00Z">
        <w:r w:rsidRPr="000F09E6">
          <w:rPr>
            <w:rStyle w:val="Hyperlink"/>
            <w:noProof/>
            <w:color w:val="auto"/>
          </w:rPr>
          <w:fldChar w:fldCharType="begin"/>
        </w:r>
        <w:r w:rsidRPr="00303C6C">
          <w:rPr>
            <w:rStyle w:val="Hyperlink"/>
            <w:noProof/>
            <w:color w:val="auto"/>
            <w:rPrChange w:id="148" w:author="bspratt" w:date="2014-11-11T12:22:00Z">
              <w:rPr>
                <w:rStyle w:val="Hyperlink"/>
                <w:noProof/>
              </w:rPr>
            </w:rPrChange>
          </w:rPr>
          <w:instrText xml:space="preserve"> </w:instrText>
        </w:r>
        <w:r w:rsidRPr="00303C6C">
          <w:rPr>
            <w:noProof/>
          </w:rPr>
          <w:instrText>HYPERLINK \l "_Toc403469526"</w:instrText>
        </w:r>
        <w:r w:rsidRPr="00303C6C">
          <w:rPr>
            <w:rStyle w:val="Hyperlink"/>
            <w:noProof/>
            <w:color w:val="auto"/>
            <w:rPrChange w:id="149" w:author="bspratt" w:date="2014-11-11T12:22:00Z">
              <w:rPr>
                <w:rStyle w:val="Hyperlink"/>
                <w:noProof/>
              </w:rPr>
            </w:rPrChange>
          </w:rPr>
          <w:instrText xml:space="preserve"> </w:instrText>
        </w:r>
        <w:r w:rsidRPr="00303C6C">
          <w:rPr>
            <w:rStyle w:val="Hyperlink"/>
            <w:noProof/>
            <w:color w:val="auto"/>
            <w:rPrChange w:id="150" w:author="bspratt" w:date="2014-11-11T12:22:00Z">
              <w:rPr>
                <w:rStyle w:val="Hyperlink"/>
                <w:noProof/>
              </w:rPr>
            </w:rPrChange>
          </w:rPr>
          <w:fldChar w:fldCharType="separate"/>
        </w:r>
        <w:r w:rsidRPr="00303C6C">
          <w:rPr>
            <w:rStyle w:val="Hyperlink"/>
            <w:noProof/>
            <w:color w:val="auto"/>
            <w:rPrChange w:id="151" w:author="bspratt" w:date="2014-11-11T12:22:00Z">
              <w:rPr>
                <w:rStyle w:val="Hyperlink"/>
                <w:noProof/>
              </w:rPr>
            </w:rPrChange>
          </w:rPr>
          <w:t>Importing Data Back to Skyline</w:t>
        </w:r>
        <w:r w:rsidRPr="00303C6C">
          <w:rPr>
            <w:rStyle w:val="Hyperlink"/>
            <w:noProof/>
            <w:color w:val="auto"/>
            <w:rPrChange w:id="152" w:author="bspratt" w:date="2014-11-11T12:22:00Z">
              <w:rPr>
                <w:rStyle w:val="Hyperlink"/>
                <w:noProof/>
              </w:rPr>
            </w:rPrChange>
          </w:rPr>
          <w:fldChar w:fldCharType="end"/>
        </w:r>
      </w:ins>
    </w:p>
    <w:p w14:paraId="22111806" w14:textId="77777777" w:rsidR="0074467D" w:rsidRPr="00303C6C" w:rsidRDefault="0074467D">
      <w:pPr>
        <w:pStyle w:val="TOC1"/>
        <w:tabs>
          <w:tab w:val="right" w:leader="dot" w:pos="8630"/>
        </w:tabs>
        <w:rPr>
          <w:ins w:id="153" w:author="bspratt" w:date="2014-11-11T11:43:00Z"/>
          <w:noProof/>
        </w:rPr>
      </w:pPr>
      <w:ins w:id="154" w:author="bspratt" w:date="2014-11-11T11:43:00Z">
        <w:r w:rsidRPr="000F09E6">
          <w:rPr>
            <w:rStyle w:val="Hyperlink"/>
            <w:noProof/>
            <w:color w:val="auto"/>
          </w:rPr>
          <w:fldChar w:fldCharType="begin"/>
        </w:r>
        <w:r w:rsidRPr="00303C6C">
          <w:rPr>
            <w:rStyle w:val="Hyperlink"/>
            <w:noProof/>
            <w:color w:val="auto"/>
            <w:rPrChange w:id="155" w:author="bspratt" w:date="2014-11-11T12:22:00Z">
              <w:rPr>
                <w:rStyle w:val="Hyperlink"/>
                <w:noProof/>
              </w:rPr>
            </w:rPrChange>
          </w:rPr>
          <w:instrText xml:space="preserve"> </w:instrText>
        </w:r>
        <w:r w:rsidRPr="00303C6C">
          <w:rPr>
            <w:noProof/>
          </w:rPr>
          <w:instrText>HYPERLINK \l "_Toc403469527"</w:instrText>
        </w:r>
        <w:r w:rsidRPr="00303C6C">
          <w:rPr>
            <w:rStyle w:val="Hyperlink"/>
            <w:noProof/>
            <w:color w:val="auto"/>
            <w:rPrChange w:id="156" w:author="bspratt" w:date="2014-11-11T12:22:00Z">
              <w:rPr>
                <w:rStyle w:val="Hyperlink"/>
                <w:noProof/>
              </w:rPr>
            </w:rPrChange>
          </w:rPr>
          <w:instrText xml:space="preserve"> </w:instrText>
        </w:r>
        <w:r w:rsidRPr="00303C6C">
          <w:rPr>
            <w:rStyle w:val="Hyperlink"/>
            <w:noProof/>
            <w:color w:val="auto"/>
            <w:rPrChange w:id="157" w:author="bspratt" w:date="2014-11-11T12:22:00Z">
              <w:rPr>
                <w:rStyle w:val="Hyperlink"/>
                <w:noProof/>
              </w:rPr>
            </w:rPrChange>
          </w:rPr>
          <w:fldChar w:fldCharType="separate"/>
        </w:r>
        <w:r w:rsidRPr="00303C6C">
          <w:rPr>
            <w:rStyle w:val="Hyperlink"/>
            <w:noProof/>
            <w:color w:val="auto"/>
            <w:rPrChange w:id="158" w:author="bspratt" w:date="2014-11-11T12:22:00Z">
              <w:rPr>
                <w:rStyle w:val="Hyperlink"/>
                <w:noProof/>
              </w:rPr>
            </w:rPrChange>
          </w:rPr>
          <w:t>Spectronaut</w:t>
        </w:r>
        <w:r w:rsidRPr="00303C6C">
          <w:rPr>
            <w:rStyle w:val="Hyperlink"/>
            <w:noProof/>
            <w:color w:val="auto"/>
            <w:rPrChange w:id="159" w:author="bspratt" w:date="2014-11-11T12:22:00Z">
              <w:rPr>
                <w:rStyle w:val="Hyperlink"/>
                <w:noProof/>
              </w:rPr>
            </w:rPrChange>
          </w:rPr>
          <w:fldChar w:fldCharType="end"/>
        </w:r>
      </w:ins>
    </w:p>
    <w:p w14:paraId="04D36FA1" w14:textId="77777777" w:rsidR="0074467D" w:rsidRPr="00303C6C" w:rsidRDefault="0074467D">
      <w:pPr>
        <w:pStyle w:val="TOC2"/>
        <w:tabs>
          <w:tab w:val="right" w:leader="dot" w:pos="8630"/>
        </w:tabs>
        <w:rPr>
          <w:ins w:id="160" w:author="bspratt" w:date="2014-11-11T11:43:00Z"/>
          <w:noProof/>
        </w:rPr>
      </w:pPr>
      <w:ins w:id="161" w:author="bspratt" w:date="2014-11-11T11:43:00Z">
        <w:r w:rsidRPr="000F09E6">
          <w:rPr>
            <w:rStyle w:val="Hyperlink"/>
            <w:noProof/>
            <w:color w:val="auto"/>
          </w:rPr>
          <w:lastRenderedPageBreak/>
          <w:fldChar w:fldCharType="begin"/>
        </w:r>
        <w:r w:rsidRPr="00303C6C">
          <w:rPr>
            <w:rStyle w:val="Hyperlink"/>
            <w:noProof/>
            <w:color w:val="auto"/>
            <w:rPrChange w:id="162" w:author="bspratt" w:date="2014-11-11T12:22:00Z">
              <w:rPr>
                <w:rStyle w:val="Hyperlink"/>
                <w:noProof/>
              </w:rPr>
            </w:rPrChange>
          </w:rPr>
          <w:instrText xml:space="preserve"> </w:instrText>
        </w:r>
        <w:r w:rsidRPr="00303C6C">
          <w:rPr>
            <w:noProof/>
          </w:rPr>
          <w:instrText>HYPERLINK \l "_Toc403469528"</w:instrText>
        </w:r>
        <w:r w:rsidRPr="00303C6C">
          <w:rPr>
            <w:rStyle w:val="Hyperlink"/>
            <w:noProof/>
            <w:color w:val="auto"/>
            <w:rPrChange w:id="163" w:author="bspratt" w:date="2014-11-11T12:22:00Z">
              <w:rPr>
                <w:rStyle w:val="Hyperlink"/>
                <w:noProof/>
              </w:rPr>
            </w:rPrChange>
          </w:rPr>
          <w:instrText xml:space="preserve"> </w:instrText>
        </w:r>
        <w:r w:rsidRPr="00303C6C">
          <w:rPr>
            <w:rStyle w:val="Hyperlink"/>
            <w:noProof/>
            <w:color w:val="auto"/>
            <w:rPrChange w:id="164" w:author="bspratt" w:date="2014-11-11T12:22:00Z">
              <w:rPr>
                <w:rStyle w:val="Hyperlink"/>
                <w:noProof/>
              </w:rPr>
            </w:rPrChange>
          </w:rPr>
          <w:fldChar w:fldCharType="separate"/>
        </w:r>
        <w:r w:rsidRPr="00303C6C">
          <w:rPr>
            <w:rStyle w:val="Hyperlink"/>
            <w:noProof/>
            <w:color w:val="auto"/>
            <w:rPrChange w:id="165" w:author="bspratt" w:date="2014-11-11T12:22:00Z">
              <w:rPr>
                <w:rStyle w:val="Hyperlink"/>
                <w:noProof/>
              </w:rPr>
            </w:rPrChange>
          </w:rPr>
          <w:t>Exporting Data from Skyline</w:t>
        </w:r>
        <w:r w:rsidRPr="00303C6C">
          <w:rPr>
            <w:rStyle w:val="Hyperlink"/>
            <w:noProof/>
            <w:color w:val="auto"/>
            <w:rPrChange w:id="166" w:author="bspratt" w:date="2014-11-11T12:22:00Z">
              <w:rPr>
                <w:rStyle w:val="Hyperlink"/>
                <w:noProof/>
              </w:rPr>
            </w:rPrChange>
          </w:rPr>
          <w:fldChar w:fldCharType="end"/>
        </w:r>
      </w:ins>
    </w:p>
    <w:p w14:paraId="3E6E37F9" w14:textId="77777777" w:rsidR="0074467D" w:rsidRPr="00303C6C" w:rsidRDefault="0074467D">
      <w:pPr>
        <w:pStyle w:val="TOC2"/>
        <w:tabs>
          <w:tab w:val="right" w:leader="dot" w:pos="8630"/>
        </w:tabs>
        <w:rPr>
          <w:ins w:id="167" w:author="bspratt" w:date="2014-11-11T11:43:00Z"/>
          <w:noProof/>
        </w:rPr>
      </w:pPr>
      <w:ins w:id="168" w:author="bspratt" w:date="2014-11-11T11:43:00Z">
        <w:r w:rsidRPr="000F09E6">
          <w:rPr>
            <w:rStyle w:val="Hyperlink"/>
            <w:noProof/>
            <w:color w:val="auto"/>
          </w:rPr>
          <w:fldChar w:fldCharType="begin"/>
        </w:r>
        <w:r w:rsidRPr="00303C6C">
          <w:rPr>
            <w:rStyle w:val="Hyperlink"/>
            <w:noProof/>
            <w:color w:val="auto"/>
            <w:rPrChange w:id="169" w:author="bspratt" w:date="2014-11-11T12:22:00Z">
              <w:rPr>
                <w:rStyle w:val="Hyperlink"/>
                <w:noProof/>
              </w:rPr>
            </w:rPrChange>
          </w:rPr>
          <w:instrText xml:space="preserve"> </w:instrText>
        </w:r>
        <w:r w:rsidRPr="00303C6C">
          <w:rPr>
            <w:noProof/>
          </w:rPr>
          <w:instrText>HYPERLINK \l "_Toc403469529"</w:instrText>
        </w:r>
        <w:r w:rsidRPr="00303C6C">
          <w:rPr>
            <w:rStyle w:val="Hyperlink"/>
            <w:noProof/>
            <w:color w:val="auto"/>
            <w:rPrChange w:id="170" w:author="bspratt" w:date="2014-11-11T12:22:00Z">
              <w:rPr>
                <w:rStyle w:val="Hyperlink"/>
                <w:noProof/>
              </w:rPr>
            </w:rPrChange>
          </w:rPr>
          <w:instrText xml:space="preserve"> </w:instrText>
        </w:r>
        <w:r w:rsidRPr="00303C6C">
          <w:rPr>
            <w:rStyle w:val="Hyperlink"/>
            <w:noProof/>
            <w:color w:val="auto"/>
            <w:rPrChange w:id="171" w:author="bspratt" w:date="2014-11-11T12:22:00Z">
              <w:rPr>
                <w:rStyle w:val="Hyperlink"/>
                <w:noProof/>
              </w:rPr>
            </w:rPrChange>
          </w:rPr>
          <w:fldChar w:fldCharType="separate"/>
        </w:r>
        <w:r w:rsidRPr="00303C6C">
          <w:rPr>
            <w:rStyle w:val="Hyperlink"/>
            <w:noProof/>
            <w:color w:val="auto"/>
            <w:rPrChange w:id="172" w:author="bspratt" w:date="2014-11-11T12:22:00Z">
              <w:rPr>
                <w:rStyle w:val="Hyperlink"/>
                <w:noProof/>
              </w:rPr>
            </w:rPrChange>
          </w:rPr>
          <w:t>Preparing the Exported Skyline Report for Spectronaut</w:t>
        </w:r>
        <w:r w:rsidRPr="00303C6C">
          <w:rPr>
            <w:rStyle w:val="Hyperlink"/>
            <w:noProof/>
            <w:color w:val="auto"/>
            <w:rPrChange w:id="173" w:author="bspratt" w:date="2014-11-11T12:22:00Z">
              <w:rPr>
                <w:rStyle w:val="Hyperlink"/>
                <w:noProof/>
              </w:rPr>
            </w:rPrChange>
          </w:rPr>
          <w:fldChar w:fldCharType="end"/>
        </w:r>
      </w:ins>
    </w:p>
    <w:p w14:paraId="2566260C" w14:textId="77777777" w:rsidR="0074467D" w:rsidRPr="00303C6C" w:rsidRDefault="0074467D">
      <w:pPr>
        <w:pStyle w:val="TOC2"/>
        <w:tabs>
          <w:tab w:val="right" w:leader="dot" w:pos="8630"/>
        </w:tabs>
        <w:rPr>
          <w:ins w:id="174" w:author="bspratt" w:date="2014-11-11T11:43:00Z"/>
          <w:noProof/>
        </w:rPr>
      </w:pPr>
      <w:ins w:id="175" w:author="bspratt" w:date="2014-11-11T11:43:00Z">
        <w:r w:rsidRPr="000F09E6">
          <w:rPr>
            <w:rStyle w:val="Hyperlink"/>
            <w:noProof/>
            <w:color w:val="auto"/>
          </w:rPr>
          <w:fldChar w:fldCharType="begin"/>
        </w:r>
        <w:r w:rsidRPr="00303C6C">
          <w:rPr>
            <w:rStyle w:val="Hyperlink"/>
            <w:noProof/>
            <w:color w:val="auto"/>
            <w:rPrChange w:id="176" w:author="bspratt" w:date="2014-11-11T12:22:00Z">
              <w:rPr>
                <w:rStyle w:val="Hyperlink"/>
                <w:noProof/>
              </w:rPr>
            </w:rPrChange>
          </w:rPr>
          <w:instrText xml:space="preserve"> </w:instrText>
        </w:r>
        <w:r w:rsidRPr="00303C6C">
          <w:rPr>
            <w:noProof/>
          </w:rPr>
          <w:instrText>HYPERLINK \l "_Toc403469530"</w:instrText>
        </w:r>
        <w:r w:rsidRPr="00303C6C">
          <w:rPr>
            <w:rStyle w:val="Hyperlink"/>
            <w:noProof/>
            <w:color w:val="auto"/>
            <w:rPrChange w:id="177" w:author="bspratt" w:date="2014-11-11T12:22:00Z">
              <w:rPr>
                <w:rStyle w:val="Hyperlink"/>
                <w:noProof/>
              </w:rPr>
            </w:rPrChange>
          </w:rPr>
          <w:instrText xml:space="preserve"> </w:instrText>
        </w:r>
        <w:r w:rsidRPr="00303C6C">
          <w:rPr>
            <w:rStyle w:val="Hyperlink"/>
            <w:noProof/>
            <w:color w:val="auto"/>
            <w:rPrChange w:id="178" w:author="bspratt" w:date="2014-11-11T12:22:00Z">
              <w:rPr>
                <w:rStyle w:val="Hyperlink"/>
                <w:noProof/>
              </w:rPr>
            </w:rPrChange>
          </w:rPr>
          <w:fldChar w:fldCharType="separate"/>
        </w:r>
        <w:r w:rsidRPr="00303C6C">
          <w:rPr>
            <w:rStyle w:val="Hyperlink"/>
            <w:noProof/>
            <w:color w:val="auto"/>
            <w:rPrChange w:id="179" w:author="bspratt" w:date="2014-11-11T12:22:00Z">
              <w:rPr>
                <w:rStyle w:val="Hyperlink"/>
                <w:noProof/>
              </w:rPr>
            </w:rPrChange>
          </w:rPr>
          <w:t>Importing and Processing in Spectronaut</w:t>
        </w:r>
        <w:r w:rsidRPr="00303C6C">
          <w:rPr>
            <w:rStyle w:val="Hyperlink"/>
            <w:noProof/>
            <w:color w:val="auto"/>
            <w:rPrChange w:id="180" w:author="bspratt" w:date="2014-11-11T12:22:00Z">
              <w:rPr>
                <w:rStyle w:val="Hyperlink"/>
                <w:noProof/>
              </w:rPr>
            </w:rPrChange>
          </w:rPr>
          <w:fldChar w:fldCharType="end"/>
        </w:r>
      </w:ins>
    </w:p>
    <w:p w14:paraId="5ACE64FD" w14:textId="77777777" w:rsidR="0074467D" w:rsidRPr="00303C6C" w:rsidRDefault="0074467D">
      <w:pPr>
        <w:pStyle w:val="TOC2"/>
        <w:tabs>
          <w:tab w:val="right" w:leader="dot" w:pos="8630"/>
        </w:tabs>
        <w:rPr>
          <w:ins w:id="181" w:author="bspratt" w:date="2014-11-11T11:43:00Z"/>
          <w:noProof/>
        </w:rPr>
      </w:pPr>
      <w:ins w:id="182" w:author="bspratt" w:date="2014-11-11T11:43:00Z">
        <w:r w:rsidRPr="000F09E6">
          <w:rPr>
            <w:rStyle w:val="Hyperlink"/>
            <w:noProof/>
            <w:color w:val="auto"/>
          </w:rPr>
          <w:fldChar w:fldCharType="begin"/>
        </w:r>
        <w:r w:rsidRPr="00303C6C">
          <w:rPr>
            <w:rStyle w:val="Hyperlink"/>
            <w:noProof/>
            <w:color w:val="auto"/>
            <w:rPrChange w:id="183" w:author="bspratt" w:date="2014-11-11T12:22:00Z">
              <w:rPr>
                <w:rStyle w:val="Hyperlink"/>
                <w:noProof/>
              </w:rPr>
            </w:rPrChange>
          </w:rPr>
          <w:instrText xml:space="preserve"> </w:instrText>
        </w:r>
        <w:r w:rsidRPr="00303C6C">
          <w:rPr>
            <w:noProof/>
          </w:rPr>
          <w:instrText>HYPERLINK \l "_Toc403469531"</w:instrText>
        </w:r>
        <w:r w:rsidRPr="00303C6C">
          <w:rPr>
            <w:rStyle w:val="Hyperlink"/>
            <w:noProof/>
            <w:color w:val="auto"/>
            <w:rPrChange w:id="184" w:author="bspratt" w:date="2014-11-11T12:22:00Z">
              <w:rPr>
                <w:rStyle w:val="Hyperlink"/>
                <w:noProof/>
              </w:rPr>
            </w:rPrChange>
          </w:rPr>
          <w:instrText xml:space="preserve"> </w:instrText>
        </w:r>
        <w:r w:rsidRPr="00303C6C">
          <w:rPr>
            <w:rStyle w:val="Hyperlink"/>
            <w:noProof/>
            <w:color w:val="auto"/>
            <w:rPrChange w:id="185" w:author="bspratt" w:date="2014-11-11T12:22:00Z">
              <w:rPr>
                <w:rStyle w:val="Hyperlink"/>
                <w:noProof/>
              </w:rPr>
            </w:rPrChange>
          </w:rPr>
          <w:fldChar w:fldCharType="separate"/>
        </w:r>
        <w:r w:rsidRPr="00303C6C">
          <w:rPr>
            <w:rStyle w:val="Hyperlink"/>
            <w:noProof/>
            <w:color w:val="auto"/>
            <w:rPrChange w:id="186" w:author="bspratt" w:date="2014-11-11T12:22:00Z">
              <w:rPr>
                <w:rStyle w:val="Hyperlink"/>
                <w:noProof/>
              </w:rPr>
            </w:rPrChange>
          </w:rPr>
          <w:t>Exporting Data from Spectronaut</w:t>
        </w:r>
        <w:r w:rsidRPr="00303C6C">
          <w:rPr>
            <w:rStyle w:val="Hyperlink"/>
            <w:noProof/>
            <w:color w:val="auto"/>
            <w:rPrChange w:id="187" w:author="bspratt" w:date="2014-11-11T12:22:00Z">
              <w:rPr>
                <w:rStyle w:val="Hyperlink"/>
                <w:noProof/>
              </w:rPr>
            </w:rPrChange>
          </w:rPr>
          <w:fldChar w:fldCharType="end"/>
        </w:r>
      </w:ins>
    </w:p>
    <w:p w14:paraId="3B051474" w14:textId="77777777" w:rsidR="0074467D" w:rsidRPr="00303C6C" w:rsidRDefault="0074467D">
      <w:pPr>
        <w:pStyle w:val="TOC2"/>
        <w:tabs>
          <w:tab w:val="right" w:leader="dot" w:pos="8630"/>
        </w:tabs>
        <w:rPr>
          <w:ins w:id="188" w:author="bspratt" w:date="2014-11-11T11:43:00Z"/>
          <w:noProof/>
        </w:rPr>
      </w:pPr>
      <w:ins w:id="189" w:author="bspratt" w:date="2014-11-11T11:43:00Z">
        <w:r w:rsidRPr="000F09E6">
          <w:rPr>
            <w:rStyle w:val="Hyperlink"/>
            <w:noProof/>
            <w:color w:val="auto"/>
          </w:rPr>
          <w:fldChar w:fldCharType="begin"/>
        </w:r>
        <w:r w:rsidRPr="00303C6C">
          <w:rPr>
            <w:rStyle w:val="Hyperlink"/>
            <w:noProof/>
            <w:color w:val="auto"/>
            <w:rPrChange w:id="190" w:author="bspratt" w:date="2014-11-11T12:22:00Z">
              <w:rPr>
                <w:rStyle w:val="Hyperlink"/>
                <w:noProof/>
              </w:rPr>
            </w:rPrChange>
          </w:rPr>
          <w:instrText xml:space="preserve"> </w:instrText>
        </w:r>
        <w:r w:rsidRPr="00303C6C">
          <w:rPr>
            <w:noProof/>
          </w:rPr>
          <w:instrText>HYPERLINK \l "_Toc403469532"</w:instrText>
        </w:r>
        <w:r w:rsidRPr="00303C6C">
          <w:rPr>
            <w:rStyle w:val="Hyperlink"/>
            <w:noProof/>
            <w:color w:val="auto"/>
            <w:rPrChange w:id="191" w:author="bspratt" w:date="2014-11-11T12:22:00Z">
              <w:rPr>
                <w:rStyle w:val="Hyperlink"/>
                <w:noProof/>
              </w:rPr>
            </w:rPrChange>
          </w:rPr>
          <w:instrText xml:space="preserve"> </w:instrText>
        </w:r>
        <w:r w:rsidRPr="00303C6C">
          <w:rPr>
            <w:rStyle w:val="Hyperlink"/>
            <w:noProof/>
            <w:color w:val="auto"/>
            <w:rPrChange w:id="192" w:author="bspratt" w:date="2014-11-11T12:22:00Z">
              <w:rPr>
                <w:rStyle w:val="Hyperlink"/>
                <w:noProof/>
              </w:rPr>
            </w:rPrChange>
          </w:rPr>
          <w:fldChar w:fldCharType="separate"/>
        </w:r>
        <w:r w:rsidRPr="00303C6C">
          <w:rPr>
            <w:rStyle w:val="Hyperlink"/>
            <w:noProof/>
            <w:color w:val="auto"/>
            <w:rPrChange w:id="193" w:author="bspratt" w:date="2014-11-11T12:22:00Z">
              <w:rPr>
                <w:rStyle w:val="Hyperlink"/>
                <w:noProof/>
              </w:rPr>
            </w:rPrChange>
          </w:rPr>
          <w:t>Converting Data Back to Skyline Format</w:t>
        </w:r>
        <w:r w:rsidRPr="00303C6C">
          <w:rPr>
            <w:rStyle w:val="Hyperlink"/>
            <w:noProof/>
            <w:color w:val="auto"/>
            <w:rPrChange w:id="194" w:author="bspratt" w:date="2014-11-11T12:22:00Z">
              <w:rPr>
                <w:rStyle w:val="Hyperlink"/>
                <w:noProof/>
              </w:rPr>
            </w:rPrChange>
          </w:rPr>
          <w:fldChar w:fldCharType="end"/>
        </w:r>
      </w:ins>
    </w:p>
    <w:p w14:paraId="4CEE781D" w14:textId="77777777" w:rsidR="0074467D" w:rsidRPr="00303C6C" w:rsidRDefault="0074467D">
      <w:pPr>
        <w:pStyle w:val="TOC2"/>
        <w:tabs>
          <w:tab w:val="right" w:leader="dot" w:pos="8630"/>
        </w:tabs>
        <w:rPr>
          <w:ins w:id="195" w:author="bspratt" w:date="2014-11-11T11:43:00Z"/>
          <w:noProof/>
        </w:rPr>
      </w:pPr>
      <w:ins w:id="196" w:author="bspratt" w:date="2014-11-11T11:43:00Z">
        <w:r w:rsidRPr="000F09E6">
          <w:rPr>
            <w:rStyle w:val="Hyperlink"/>
            <w:noProof/>
            <w:color w:val="auto"/>
          </w:rPr>
          <w:fldChar w:fldCharType="begin"/>
        </w:r>
        <w:r w:rsidRPr="00303C6C">
          <w:rPr>
            <w:rStyle w:val="Hyperlink"/>
            <w:noProof/>
            <w:color w:val="auto"/>
            <w:rPrChange w:id="197" w:author="bspratt" w:date="2014-11-11T12:22:00Z">
              <w:rPr>
                <w:rStyle w:val="Hyperlink"/>
                <w:noProof/>
              </w:rPr>
            </w:rPrChange>
          </w:rPr>
          <w:instrText xml:space="preserve"> </w:instrText>
        </w:r>
        <w:r w:rsidRPr="00303C6C">
          <w:rPr>
            <w:noProof/>
          </w:rPr>
          <w:instrText>HYPERLINK \l "_Toc403469533"</w:instrText>
        </w:r>
        <w:r w:rsidRPr="00303C6C">
          <w:rPr>
            <w:rStyle w:val="Hyperlink"/>
            <w:noProof/>
            <w:color w:val="auto"/>
            <w:rPrChange w:id="198" w:author="bspratt" w:date="2014-11-11T12:22:00Z">
              <w:rPr>
                <w:rStyle w:val="Hyperlink"/>
                <w:noProof/>
              </w:rPr>
            </w:rPrChange>
          </w:rPr>
          <w:instrText xml:space="preserve"> </w:instrText>
        </w:r>
        <w:r w:rsidRPr="00303C6C">
          <w:rPr>
            <w:rStyle w:val="Hyperlink"/>
            <w:noProof/>
            <w:color w:val="auto"/>
            <w:rPrChange w:id="199" w:author="bspratt" w:date="2014-11-11T12:22:00Z">
              <w:rPr>
                <w:rStyle w:val="Hyperlink"/>
                <w:noProof/>
              </w:rPr>
            </w:rPrChange>
          </w:rPr>
          <w:fldChar w:fldCharType="separate"/>
        </w:r>
        <w:r w:rsidRPr="00303C6C">
          <w:rPr>
            <w:rStyle w:val="Hyperlink"/>
            <w:noProof/>
            <w:color w:val="auto"/>
            <w:rPrChange w:id="200" w:author="bspratt" w:date="2014-11-11T12:22:00Z">
              <w:rPr>
                <w:rStyle w:val="Hyperlink"/>
                <w:noProof/>
              </w:rPr>
            </w:rPrChange>
          </w:rPr>
          <w:t>Importing Data Back to Skyline</w:t>
        </w:r>
        <w:r w:rsidRPr="00303C6C">
          <w:rPr>
            <w:rStyle w:val="Hyperlink"/>
            <w:noProof/>
            <w:color w:val="auto"/>
            <w:rPrChange w:id="201" w:author="bspratt" w:date="2014-11-11T12:22:00Z">
              <w:rPr>
                <w:rStyle w:val="Hyperlink"/>
                <w:noProof/>
              </w:rPr>
            </w:rPrChange>
          </w:rPr>
          <w:fldChar w:fldCharType="end"/>
        </w:r>
      </w:ins>
    </w:p>
    <w:p w14:paraId="7382BF6F" w14:textId="77777777" w:rsidR="0074467D" w:rsidRPr="00303C6C" w:rsidRDefault="0074467D">
      <w:pPr>
        <w:pStyle w:val="TOC2"/>
        <w:tabs>
          <w:tab w:val="right" w:leader="dot" w:pos="8630"/>
        </w:tabs>
        <w:rPr>
          <w:ins w:id="202" w:author="bspratt" w:date="2014-11-11T11:43:00Z"/>
          <w:noProof/>
        </w:rPr>
      </w:pPr>
      <w:ins w:id="203" w:author="bspratt" w:date="2014-11-11T11:43:00Z">
        <w:r w:rsidRPr="000F09E6">
          <w:rPr>
            <w:rStyle w:val="Hyperlink"/>
            <w:noProof/>
            <w:color w:val="auto"/>
          </w:rPr>
          <w:fldChar w:fldCharType="begin"/>
        </w:r>
        <w:r w:rsidRPr="00303C6C">
          <w:rPr>
            <w:rStyle w:val="Hyperlink"/>
            <w:noProof/>
            <w:color w:val="auto"/>
            <w:rPrChange w:id="204" w:author="bspratt" w:date="2014-11-11T12:22:00Z">
              <w:rPr>
                <w:rStyle w:val="Hyperlink"/>
                <w:noProof/>
              </w:rPr>
            </w:rPrChange>
          </w:rPr>
          <w:instrText xml:space="preserve"> </w:instrText>
        </w:r>
        <w:r w:rsidRPr="00303C6C">
          <w:rPr>
            <w:noProof/>
          </w:rPr>
          <w:instrText>HYPERLINK \l "_Toc403469534"</w:instrText>
        </w:r>
        <w:r w:rsidRPr="00303C6C">
          <w:rPr>
            <w:rStyle w:val="Hyperlink"/>
            <w:noProof/>
            <w:color w:val="auto"/>
            <w:rPrChange w:id="205" w:author="bspratt" w:date="2014-11-11T12:22:00Z">
              <w:rPr>
                <w:rStyle w:val="Hyperlink"/>
                <w:noProof/>
              </w:rPr>
            </w:rPrChange>
          </w:rPr>
          <w:instrText xml:space="preserve"> </w:instrText>
        </w:r>
        <w:r w:rsidRPr="00303C6C">
          <w:rPr>
            <w:rStyle w:val="Hyperlink"/>
            <w:noProof/>
            <w:color w:val="auto"/>
            <w:rPrChange w:id="206" w:author="bspratt" w:date="2014-11-11T12:22:00Z">
              <w:rPr>
                <w:rStyle w:val="Hyperlink"/>
                <w:noProof/>
              </w:rPr>
            </w:rPrChange>
          </w:rPr>
          <w:fldChar w:fldCharType="separate"/>
        </w:r>
        <w:r w:rsidRPr="00303C6C">
          <w:rPr>
            <w:rStyle w:val="Hyperlink"/>
            <w:noProof/>
            <w:color w:val="auto"/>
            <w:rPrChange w:id="207" w:author="bspratt" w:date="2014-11-11T12:22:00Z">
              <w:rPr>
                <w:rStyle w:val="Hyperlink"/>
                <w:noProof/>
              </w:rPr>
            </w:rPrChange>
          </w:rPr>
          <w:t>Customizing Spectronaut Settings</w:t>
        </w:r>
        <w:r w:rsidRPr="00303C6C">
          <w:rPr>
            <w:rStyle w:val="Hyperlink"/>
            <w:noProof/>
            <w:color w:val="auto"/>
            <w:rPrChange w:id="208" w:author="bspratt" w:date="2014-11-11T12:22:00Z">
              <w:rPr>
                <w:rStyle w:val="Hyperlink"/>
                <w:noProof/>
              </w:rPr>
            </w:rPrChange>
          </w:rPr>
          <w:fldChar w:fldCharType="end"/>
        </w:r>
      </w:ins>
    </w:p>
    <w:p w14:paraId="79F6E96D" w14:textId="77777777" w:rsidR="0074467D" w:rsidRPr="00303C6C" w:rsidRDefault="0074467D">
      <w:pPr>
        <w:pStyle w:val="TOC1"/>
        <w:tabs>
          <w:tab w:val="right" w:leader="dot" w:pos="8630"/>
        </w:tabs>
        <w:rPr>
          <w:ins w:id="209" w:author="bspratt" w:date="2014-11-11T11:43:00Z"/>
          <w:noProof/>
        </w:rPr>
      </w:pPr>
      <w:ins w:id="210" w:author="bspratt" w:date="2014-11-11T11:43:00Z">
        <w:r w:rsidRPr="000F09E6">
          <w:rPr>
            <w:rStyle w:val="Hyperlink"/>
            <w:noProof/>
            <w:color w:val="auto"/>
          </w:rPr>
          <w:fldChar w:fldCharType="begin"/>
        </w:r>
        <w:r w:rsidRPr="00303C6C">
          <w:rPr>
            <w:rStyle w:val="Hyperlink"/>
            <w:noProof/>
            <w:color w:val="auto"/>
            <w:rPrChange w:id="211" w:author="bspratt" w:date="2014-11-11T12:22:00Z">
              <w:rPr>
                <w:rStyle w:val="Hyperlink"/>
                <w:noProof/>
              </w:rPr>
            </w:rPrChange>
          </w:rPr>
          <w:instrText xml:space="preserve"> </w:instrText>
        </w:r>
        <w:r w:rsidRPr="00303C6C">
          <w:rPr>
            <w:noProof/>
          </w:rPr>
          <w:instrText>HYPERLINK \l "_Toc403469535"</w:instrText>
        </w:r>
        <w:r w:rsidRPr="00303C6C">
          <w:rPr>
            <w:rStyle w:val="Hyperlink"/>
            <w:noProof/>
            <w:color w:val="auto"/>
            <w:rPrChange w:id="212" w:author="bspratt" w:date="2014-11-11T12:22:00Z">
              <w:rPr>
                <w:rStyle w:val="Hyperlink"/>
                <w:noProof/>
              </w:rPr>
            </w:rPrChange>
          </w:rPr>
          <w:instrText xml:space="preserve"> </w:instrText>
        </w:r>
        <w:r w:rsidRPr="00303C6C">
          <w:rPr>
            <w:rStyle w:val="Hyperlink"/>
            <w:noProof/>
            <w:color w:val="auto"/>
            <w:rPrChange w:id="213" w:author="bspratt" w:date="2014-11-11T12:22:00Z">
              <w:rPr>
                <w:rStyle w:val="Hyperlink"/>
                <w:noProof/>
              </w:rPr>
            </w:rPrChange>
          </w:rPr>
          <w:fldChar w:fldCharType="separate"/>
        </w:r>
        <w:r w:rsidRPr="00303C6C">
          <w:rPr>
            <w:rStyle w:val="Hyperlink"/>
            <w:noProof/>
            <w:color w:val="auto"/>
            <w:rPrChange w:id="214" w:author="bspratt" w:date="2014-11-11T12:22:00Z">
              <w:rPr>
                <w:rStyle w:val="Hyperlink"/>
                <w:noProof/>
              </w:rPr>
            </w:rPrChange>
          </w:rPr>
          <w:t>Open Swath</w:t>
        </w:r>
        <w:r w:rsidRPr="00303C6C">
          <w:rPr>
            <w:rStyle w:val="Hyperlink"/>
            <w:noProof/>
            <w:color w:val="auto"/>
            <w:rPrChange w:id="215" w:author="bspratt" w:date="2014-11-11T12:22:00Z">
              <w:rPr>
                <w:rStyle w:val="Hyperlink"/>
                <w:noProof/>
              </w:rPr>
            </w:rPrChange>
          </w:rPr>
          <w:fldChar w:fldCharType="end"/>
        </w:r>
      </w:ins>
    </w:p>
    <w:p w14:paraId="1065EE37" w14:textId="77777777" w:rsidR="0074467D" w:rsidRPr="00303C6C" w:rsidRDefault="0074467D">
      <w:pPr>
        <w:pStyle w:val="TOC2"/>
        <w:tabs>
          <w:tab w:val="right" w:leader="dot" w:pos="8630"/>
        </w:tabs>
        <w:rPr>
          <w:ins w:id="216" w:author="bspratt" w:date="2014-11-11T11:43:00Z"/>
          <w:noProof/>
        </w:rPr>
      </w:pPr>
      <w:ins w:id="217" w:author="bspratt" w:date="2014-11-11T11:43:00Z">
        <w:r w:rsidRPr="000F09E6">
          <w:rPr>
            <w:rStyle w:val="Hyperlink"/>
            <w:noProof/>
            <w:color w:val="auto"/>
          </w:rPr>
          <w:fldChar w:fldCharType="begin"/>
        </w:r>
        <w:r w:rsidRPr="00303C6C">
          <w:rPr>
            <w:rStyle w:val="Hyperlink"/>
            <w:noProof/>
            <w:color w:val="auto"/>
            <w:rPrChange w:id="218" w:author="bspratt" w:date="2014-11-11T12:22:00Z">
              <w:rPr>
                <w:rStyle w:val="Hyperlink"/>
                <w:noProof/>
              </w:rPr>
            </w:rPrChange>
          </w:rPr>
          <w:instrText xml:space="preserve"> </w:instrText>
        </w:r>
        <w:r w:rsidRPr="00303C6C">
          <w:rPr>
            <w:noProof/>
          </w:rPr>
          <w:instrText>HYPERLINK \l "_Toc403469536"</w:instrText>
        </w:r>
        <w:r w:rsidRPr="00303C6C">
          <w:rPr>
            <w:rStyle w:val="Hyperlink"/>
            <w:noProof/>
            <w:color w:val="auto"/>
            <w:rPrChange w:id="219" w:author="bspratt" w:date="2014-11-11T12:22:00Z">
              <w:rPr>
                <w:rStyle w:val="Hyperlink"/>
                <w:noProof/>
              </w:rPr>
            </w:rPrChange>
          </w:rPr>
          <w:instrText xml:space="preserve"> </w:instrText>
        </w:r>
        <w:r w:rsidRPr="00303C6C">
          <w:rPr>
            <w:rStyle w:val="Hyperlink"/>
            <w:noProof/>
            <w:color w:val="auto"/>
            <w:rPrChange w:id="220" w:author="bspratt" w:date="2014-11-11T12:22:00Z">
              <w:rPr>
                <w:rStyle w:val="Hyperlink"/>
                <w:noProof/>
              </w:rPr>
            </w:rPrChange>
          </w:rPr>
          <w:fldChar w:fldCharType="separate"/>
        </w:r>
        <w:r w:rsidRPr="00303C6C">
          <w:rPr>
            <w:rStyle w:val="Hyperlink"/>
            <w:noProof/>
            <w:color w:val="auto"/>
            <w:rPrChange w:id="221" w:author="bspratt" w:date="2014-11-11T12:22:00Z">
              <w:rPr>
                <w:rStyle w:val="Hyperlink"/>
                <w:noProof/>
              </w:rPr>
            </w:rPrChange>
          </w:rPr>
          <w:t>Exporting Data from Skyline</w:t>
        </w:r>
        <w:r w:rsidRPr="00303C6C">
          <w:rPr>
            <w:rStyle w:val="Hyperlink"/>
            <w:noProof/>
            <w:color w:val="auto"/>
            <w:rPrChange w:id="222" w:author="bspratt" w:date="2014-11-11T12:22:00Z">
              <w:rPr>
                <w:rStyle w:val="Hyperlink"/>
                <w:noProof/>
              </w:rPr>
            </w:rPrChange>
          </w:rPr>
          <w:fldChar w:fldCharType="end"/>
        </w:r>
      </w:ins>
    </w:p>
    <w:p w14:paraId="317071F3" w14:textId="77777777" w:rsidR="0074467D" w:rsidRPr="00303C6C" w:rsidRDefault="0074467D">
      <w:pPr>
        <w:pStyle w:val="TOC2"/>
        <w:tabs>
          <w:tab w:val="right" w:leader="dot" w:pos="8630"/>
        </w:tabs>
        <w:rPr>
          <w:ins w:id="223" w:author="bspratt" w:date="2014-11-11T11:43:00Z"/>
          <w:noProof/>
        </w:rPr>
      </w:pPr>
      <w:ins w:id="224" w:author="bspratt" w:date="2014-11-11T11:43:00Z">
        <w:r w:rsidRPr="000F09E6">
          <w:rPr>
            <w:rStyle w:val="Hyperlink"/>
            <w:noProof/>
            <w:color w:val="auto"/>
          </w:rPr>
          <w:fldChar w:fldCharType="begin"/>
        </w:r>
        <w:r w:rsidRPr="00303C6C">
          <w:rPr>
            <w:rStyle w:val="Hyperlink"/>
            <w:noProof/>
            <w:color w:val="auto"/>
            <w:rPrChange w:id="225" w:author="bspratt" w:date="2014-11-11T12:22:00Z">
              <w:rPr>
                <w:rStyle w:val="Hyperlink"/>
                <w:noProof/>
              </w:rPr>
            </w:rPrChange>
          </w:rPr>
          <w:instrText xml:space="preserve"> </w:instrText>
        </w:r>
        <w:r w:rsidRPr="00303C6C">
          <w:rPr>
            <w:noProof/>
          </w:rPr>
          <w:instrText>HYPERLINK \l "_Toc403469537"</w:instrText>
        </w:r>
        <w:r w:rsidRPr="00303C6C">
          <w:rPr>
            <w:rStyle w:val="Hyperlink"/>
            <w:noProof/>
            <w:color w:val="auto"/>
            <w:rPrChange w:id="226" w:author="bspratt" w:date="2014-11-11T12:22:00Z">
              <w:rPr>
                <w:rStyle w:val="Hyperlink"/>
                <w:noProof/>
              </w:rPr>
            </w:rPrChange>
          </w:rPr>
          <w:instrText xml:space="preserve"> </w:instrText>
        </w:r>
        <w:r w:rsidRPr="00303C6C">
          <w:rPr>
            <w:rStyle w:val="Hyperlink"/>
            <w:noProof/>
            <w:color w:val="auto"/>
            <w:rPrChange w:id="227" w:author="bspratt" w:date="2014-11-11T12:22:00Z">
              <w:rPr>
                <w:rStyle w:val="Hyperlink"/>
                <w:noProof/>
              </w:rPr>
            </w:rPrChange>
          </w:rPr>
          <w:fldChar w:fldCharType="separate"/>
        </w:r>
        <w:r w:rsidRPr="00303C6C">
          <w:rPr>
            <w:rStyle w:val="Hyperlink"/>
            <w:noProof/>
            <w:color w:val="auto"/>
            <w:rPrChange w:id="228" w:author="bspratt" w:date="2014-11-11T12:22:00Z">
              <w:rPr>
                <w:rStyle w:val="Hyperlink"/>
                <w:noProof/>
              </w:rPr>
            </w:rPrChange>
          </w:rPr>
          <w:t>Preparing the Exported Data for OpenSwath</w:t>
        </w:r>
        <w:r w:rsidRPr="00303C6C">
          <w:rPr>
            <w:rStyle w:val="Hyperlink"/>
            <w:noProof/>
            <w:color w:val="auto"/>
            <w:rPrChange w:id="229" w:author="bspratt" w:date="2014-11-11T12:22:00Z">
              <w:rPr>
                <w:rStyle w:val="Hyperlink"/>
                <w:noProof/>
              </w:rPr>
            </w:rPrChange>
          </w:rPr>
          <w:fldChar w:fldCharType="end"/>
        </w:r>
      </w:ins>
    </w:p>
    <w:p w14:paraId="41D03312" w14:textId="77777777" w:rsidR="0074467D" w:rsidRPr="00303C6C" w:rsidRDefault="0074467D">
      <w:pPr>
        <w:pStyle w:val="TOC2"/>
        <w:tabs>
          <w:tab w:val="right" w:leader="dot" w:pos="8630"/>
        </w:tabs>
        <w:rPr>
          <w:ins w:id="230" w:author="bspratt" w:date="2014-11-11T11:43:00Z"/>
          <w:noProof/>
        </w:rPr>
      </w:pPr>
      <w:ins w:id="231" w:author="bspratt" w:date="2014-11-11T11:43:00Z">
        <w:r w:rsidRPr="000F09E6">
          <w:rPr>
            <w:rStyle w:val="Hyperlink"/>
            <w:noProof/>
            <w:color w:val="auto"/>
          </w:rPr>
          <w:fldChar w:fldCharType="begin"/>
        </w:r>
        <w:r w:rsidRPr="00303C6C">
          <w:rPr>
            <w:rStyle w:val="Hyperlink"/>
            <w:noProof/>
            <w:color w:val="auto"/>
            <w:rPrChange w:id="232" w:author="bspratt" w:date="2014-11-11T12:22:00Z">
              <w:rPr>
                <w:rStyle w:val="Hyperlink"/>
                <w:noProof/>
              </w:rPr>
            </w:rPrChange>
          </w:rPr>
          <w:instrText xml:space="preserve"> </w:instrText>
        </w:r>
        <w:r w:rsidRPr="00303C6C">
          <w:rPr>
            <w:noProof/>
          </w:rPr>
          <w:instrText>HYPERLINK \l "_Toc403469538"</w:instrText>
        </w:r>
        <w:r w:rsidRPr="00303C6C">
          <w:rPr>
            <w:rStyle w:val="Hyperlink"/>
            <w:noProof/>
            <w:color w:val="auto"/>
            <w:rPrChange w:id="233" w:author="bspratt" w:date="2014-11-11T12:22:00Z">
              <w:rPr>
                <w:rStyle w:val="Hyperlink"/>
                <w:noProof/>
              </w:rPr>
            </w:rPrChange>
          </w:rPr>
          <w:instrText xml:space="preserve"> </w:instrText>
        </w:r>
        <w:r w:rsidRPr="00303C6C">
          <w:rPr>
            <w:rStyle w:val="Hyperlink"/>
            <w:noProof/>
            <w:color w:val="auto"/>
            <w:rPrChange w:id="234" w:author="bspratt" w:date="2014-11-11T12:22:00Z">
              <w:rPr>
                <w:rStyle w:val="Hyperlink"/>
                <w:noProof/>
              </w:rPr>
            </w:rPrChange>
          </w:rPr>
          <w:fldChar w:fldCharType="separate"/>
        </w:r>
        <w:r w:rsidRPr="00303C6C">
          <w:rPr>
            <w:rStyle w:val="Hyperlink"/>
            <w:noProof/>
            <w:color w:val="auto"/>
            <w:rPrChange w:id="235" w:author="bspratt" w:date="2014-11-11T12:22:00Z">
              <w:rPr>
                <w:rStyle w:val="Hyperlink"/>
                <w:noProof/>
              </w:rPr>
            </w:rPrChange>
          </w:rPr>
          <w:t>Running Open Swath</w:t>
        </w:r>
        <w:r w:rsidRPr="00303C6C">
          <w:rPr>
            <w:rStyle w:val="Hyperlink"/>
            <w:noProof/>
            <w:color w:val="auto"/>
            <w:rPrChange w:id="236" w:author="bspratt" w:date="2014-11-11T12:22:00Z">
              <w:rPr>
                <w:rStyle w:val="Hyperlink"/>
                <w:noProof/>
              </w:rPr>
            </w:rPrChange>
          </w:rPr>
          <w:fldChar w:fldCharType="end"/>
        </w:r>
      </w:ins>
    </w:p>
    <w:p w14:paraId="6B44116D" w14:textId="77777777" w:rsidR="0074467D" w:rsidRPr="00303C6C" w:rsidRDefault="0074467D">
      <w:pPr>
        <w:pStyle w:val="TOC2"/>
        <w:tabs>
          <w:tab w:val="right" w:leader="dot" w:pos="8630"/>
        </w:tabs>
        <w:rPr>
          <w:ins w:id="237" w:author="bspratt" w:date="2014-11-11T11:43:00Z"/>
          <w:noProof/>
        </w:rPr>
      </w:pPr>
      <w:ins w:id="238" w:author="bspratt" w:date="2014-11-11T11:43:00Z">
        <w:r w:rsidRPr="000F09E6">
          <w:rPr>
            <w:rStyle w:val="Hyperlink"/>
            <w:noProof/>
            <w:color w:val="auto"/>
          </w:rPr>
          <w:fldChar w:fldCharType="begin"/>
        </w:r>
        <w:r w:rsidRPr="00303C6C">
          <w:rPr>
            <w:rStyle w:val="Hyperlink"/>
            <w:noProof/>
            <w:color w:val="auto"/>
            <w:rPrChange w:id="239" w:author="bspratt" w:date="2014-11-11T12:22:00Z">
              <w:rPr>
                <w:rStyle w:val="Hyperlink"/>
                <w:noProof/>
              </w:rPr>
            </w:rPrChange>
          </w:rPr>
          <w:instrText xml:space="preserve"> </w:instrText>
        </w:r>
        <w:r w:rsidRPr="00303C6C">
          <w:rPr>
            <w:noProof/>
          </w:rPr>
          <w:instrText>HYPERLINK \l "_Toc403469539"</w:instrText>
        </w:r>
        <w:r w:rsidRPr="00303C6C">
          <w:rPr>
            <w:rStyle w:val="Hyperlink"/>
            <w:noProof/>
            <w:color w:val="auto"/>
            <w:rPrChange w:id="240" w:author="bspratt" w:date="2014-11-11T12:22:00Z">
              <w:rPr>
                <w:rStyle w:val="Hyperlink"/>
                <w:noProof/>
              </w:rPr>
            </w:rPrChange>
          </w:rPr>
          <w:instrText xml:space="preserve"> </w:instrText>
        </w:r>
        <w:r w:rsidRPr="00303C6C">
          <w:rPr>
            <w:rStyle w:val="Hyperlink"/>
            <w:noProof/>
            <w:color w:val="auto"/>
            <w:rPrChange w:id="241" w:author="bspratt" w:date="2014-11-11T12:22:00Z">
              <w:rPr>
                <w:rStyle w:val="Hyperlink"/>
                <w:noProof/>
              </w:rPr>
            </w:rPrChange>
          </w:rPr>
          <w:fldChar w:fldCharType="separate"/>
        </w:r>
        <w:r w:rsidRPr="00303C6C">
          <w:rPr>
            <w:rStyle w:val="Hyperlink"/>
            <w:noProof/>
            <w:color w:val="auto"/>
            <w:rPrChange w:id="242" w:author="bspratt" w:date="2014-11-11T12:22:00Z">
              <w:rPr>
                <w:rStyle w:val="Hyperlink"/>
                <w:noProof/>
              </w:rPr>
            </w:rPrChange>
          </w:rPr>
          <w:t>Running mProphet on the Output Data</w:t>
        </w:r>
        <w:r w:rsidRPr="00303C6C">
          <w:rPr>
            <w:rStyle w:val="Hyperlink"/>
            <w:noProof/>
            <w:color w:val="auto"/>
            <w:rPrChange w:id="243" w:author="bspratt" w:date="2014-11-11T12:22:00Z">
              <w:rPr>
                <w:rStyle w:val="Hyperlink"/>
                <w:noProof/>
              </w:rPr>
            </w:rPrChange>
          </w:rPr>
          <w:fldChar w:fldCharType="end"/>
        </w:r>
      </w:ins>
    </w:p>
    <w:p w14:paraId="2D5D8546" w14:textId="77777777" w:rsidR="0074467D" w:rsidRPr="00303C6C" w:rsidRDefault="0074467D">
      <w:pPr>
        <w:pStyle w:val="TOC2"/>
        <w:tabs>
          <w:tab w:val="right" w:leader="dot" w:pos="8630"/>
        </w:tabs>
        <w:rPr>
          <w:ins w:id="244" w:author="bspratt" w:date="2014-11-11T11:43:00Z"/>
          <w:noProof/>
        </w:rPr>
      </w:pPr>
      <w:ins w:id="245" w:author="bspratt" w:date="2014-11-11T11:43:00Z">
        <w:r w:rsidRPr="000F09E6">
          <w:rPr>
            <w:rStyle w:val="Hyperlink"/>
            <w:noProof/>
            <w:color w:val="auto"/>
          </w:rPr>
          <w:fldChar w:fldCharType="begin"/>
        </w:r>
        <w:r w:rsidRPr="00303C6C">
          <w:rPr>
            <w:rStyle w:val="Hyperlink"/>
            <w:noProof/>
            <w:color w:val="auto"/>
            <w:rPrChange w:id="246" w:author="bspratt" w:date="2014-11-11T12:22:00Z">
              <w:rPr>
                <w:rStyle w:val="Hyperlink"/>
                <w:noProof/>
              </w:rPr>
            </w:rPrChange>
          </w:rPr>
          <w:instrText xml:space="preserve"> </w:instrText>
        </w:r>
        <w:r w:rsidRPr="00303C6C">
          <w:rPr>
            <w:noProof/>
          </w:rPr>
          <w:instrText>HYPERLINK \l "_Toc403469540"</w:instrText>
        </w:r>
        <w:r w:rsidRPr="00303C6C">
          <w:rPr>
            <w:rStyle w:val="Hyperlink"/>
            <w:noProof/>
            <w:color w:val="auto"/>
            <w:rPrChange w:id="247" w:author="bspratt" w:date="2014-11-11T12:22:00Z">
              <w:rPr>
                <w:rStyle w:val="Hyperlink"/>
                <w:noProof/>
              </w:rPr>
            </w:rPrChange>
          </w:rPr>
          <w:instrText xml:space="preserve"> </w:instrText>
        </w:r>
        <w:r w:rsidRPr="00303C6C">
          <w:rPr>
            <w:rStyle w:val="Hyperlink"/>
            <w:noProof/>
            <w:color w:val="auto"/>
            <w:rPrChange w:id="248" w:author="bspratt" w:date="2014-11-11T12:22:00Z">
              <w:rPr>
                <w:rStyle w:val="Hyperlink"/>
                <w:noProof/>
              </w:rPr>
            </w:rPrChange>
          </w:rPr>
          <w:fldChar w:fldCharType="separate"/>
        </w:r>
        <w:r w:rsidRPr="00303C6C">
          <w:rPr>
            <w:rStyle w:val="Hyperlink"/>
            <w:noProof/>
            <w:color w:val="auto"/>
            <w:rPrChange w:id="249" w:author="bspratt" w:date="2014-11-11T12:22:00Z">
              <w:rPr>
                <w:rStyle w:val="Hyperlink"/>
                <w:noProof/>
              </w:rPr>
            </w:rPrChange>
          </w:rPr>
          <w:t>Converting Data Back to Skyline Format</w:t>
        </w:r>
        <w:r w:rsidRPr="00303C6C">
          <w:rPr>
            <w:rStyle w:val="Hyperlink"/>
            <w:noProof/>
            <w:color w:val="auto"/>
            <w:rPrChange w:id="250" w:author="bspratt" w:date="2014-11-11T12:22:00Z">
              <w:rPr>
                <w:rStyle w:val="Hyperlink"/>
                <w:noProof/>
              </w:rPr>
            </w:rPrChange>
          </w:rPr>
          <w:fldChar w:fldCharType="end"/>
        </w:r>
      </w:ins>
    </w:p>
    <w:p w14:paraId="77CE9FE0" w14:textId="77777777" w:rsidR="0074467D" w:rsidRPr="00303C6C" w:rsidRDefault="0074467D">
      <w:pPr>
        <w:pStyle w:val="TOC2"/>
        <w:tabs>
          <w:tab w:val="right" w:leader="dot" w:pos="8630"/>
        </w:tabs>
        <w:rPr>
          <w:ins w:id="251" w:author="bspratt" w:date="2014-11-11T11:43:00Z"/>
          <w:noProof/>
        </w:rPr>
      </w:pPr>
      <w:ins w:id="252" w:author="bspratt" w:date="2014-11-11T11:43:00Z">
        <w:r w:rsidRPr="000F09E6">
          <w:rPr>
            <w:rStyle w:val="Hyperlink"/>
            <w:noProof/>
            <w:color w:val="auto"/>
          </w:rPr>
          <w:fldChar w:fldCharType="begin"/>
        </w:r>
        <w:r w:rsidRPr="00303C6C">
          <w:rPr>
            <w:rStyle w:val="Hyperlink"/>
            <w:noProof/>
            <w:color w:val="auto"/>
            <w:rPrChange w:id="253" w:author="bspratt" w:date="2014-11-11T12:22:00Z">
              <w:rPr>
                <w:rStyle w:val="Hyperlink"/>
                <w:noProof/>
              </w:rPr>
            </w:rPrChange>
          </w:rPr>
          <w:instrText xml:space="preserve"> </w:instrText>
        </w:r>
        <w:r w:rsidRPr="00303C6C">
          <w:rPr>
            <w:noProof/>
          </w:rPr>
          <w:instrText>HYPERLINK \l "_Toc403469541"</w:instrText>
        </w:r>
        <w:r w:rsidRPr="00303C6C">
          <w:rPr>
            <w:rStyle w:val="Hyperlink"/>
            <w:noProof/>
            <w:color w:val="auto"/>
            <w:rPrChange w:id="254" w:author="bspratt" w:date="2014-11-11T12:22:00Z">
              <w:rPr>
                <w:rStyle w:val="Hyperlink"/>
                <w:noProof/>
              </w:rPr>
            </w:rPrChange>
          </w:rPr>
          <w:instrText xml:space="preserve"> </w:instrText>
        </w:r>
        <w:r w:rsidRPr="00303C6C">
          <w:rPr>
            <w:rStyle w:val="Hyperlink"/>
            <w:noProof/>
            <w:color w:val="auto"/>
            <w:rPrChange w:id="255" w:author="bspratt" w:date="2014-11-11T12:22:00Z">
              <w:rPr>
                <w:rStyle w:val="Hyperlink"/>
                <w:noProof/>
              </w:rPr>
            </w:rPrChange>
          </w:rPr>
          <w:fldChar w:fldCharType="separate"/>
        </w:r>
        <w:r w:rsidRPr="00303C6C">
          <w:rPr>
            <w:rStyle w:val="Hyperlink"/>
            <w:noProof/>
            <w:color w:val="auto"/>
            <w:rPrChange w:id="256" w:author="bspratt" w:date="2014-11-11T12:22:00Z">
              <w:rPr>
                <w:rStyle w:val="Hyperlink"/>
                <w:noProof/>
              </w:rPr>
            </w:rPrChange>
          </w:rPr>
          <w:t>Importing Data Back to Skyline</w:t>
        </w:r>
        <w:r w:rsidRPr="00303C6C">
          <w:rPr>
            <w:rStyle w:val="Hyperlink"/>
            <w:noProof/>
            <w:color w:val="auto"/>
            <w:rPrChange w:id="257" w:author="bspratt" w:date="2014-11-11T12:22:00Z">
              <w:rPr>
                <w:rStyle w:val="Hyperlink"/>
                <w:noProof/>
              </w:rPr>
            </w:rPrChange>
          </w:rPr>
          <w:fldChar w:fldCharType="end"/>
        </w:r>
      </w:ins>
    </w:p>
    <w:p w14:paraId="4BBF070A" w14:textId="77777777" w:rsidR="0074467D" w:rsidRDefault="0074467D" w:rsidP="00BF1479">
      <w:pPr>
        <w:spacing w:line="240" w:lineRule="auto"/>
      </w:pPr>
      <w:ins w:id="258" w:author="bspratt" w:date="2014-11-11T11:38:00Z">
        <w:r w:rsidRPr="000F09E6">
          <w:fldChar w:fldCharType="end"/>
        </w:r>
      </w:ins>
    </w:p>
    <w:p w14:paraId="31469D08" w14:textId="77777777" w:rsidR="00BF1479" w:rsidRPr="006549AC" w:rsidRDefault="00BF1479" w:rsidP="00BF1479">
      <w:pPr>
        <w:pStyle w:val="Heading1"/>
        <w:rPr>
          <w:sz w:val="34"/>
          <w:szCs w:val="34"/>
        </w:rPr>
      </w:pPr>
      <w:bookmarkStart w:id="259" w:name="_Toc403469518"/>
      <w:r w:rsidRPr="006549AC">
        <w:rPr>
          <w:sz w:val="34"/>
          <w:szCs w:val="34"/>
        </w:rPr>
        <w:t>Peak View</w:t>
      </w:r>
      <w:bookmarkEnd w:id="259"/>
    </w:p>
    <w:p w14:paraId="769A7DC5" w14:textId="79246F10" w:rsidR="00BF1479" w:rsidRDefault="00BF1479" w:rsidP="00BF1479">
      <w:r>
        <w:t xml:space="preserve">Peak View is </w:t>
      </w:r>
      <w:del w:id="260" w:author="bspratt" w:date="2015-05-06T12:58:00Z">
        <w:r w:rsidDel="00004D73">
          <w:delText>ABSciex</w:delText>
        </w:r>
      </w:del>
      <w:ins w:id="261" w:author="bspratt" w:date="2015-05-06T12:58:00Z">
        <w:r w:rsidR="00004D73">
          <w:t>SCIEX</w:t>
        </w:r>
      </w:ins>
      <w:r>
        <w:t xml:space="preserve">’s proprietary software, used to analyze </w:t>
      </w:r>
      <w:r w:rsidR="006549AC">
        <w:t>.wiff files.  Peak View requires a license to use</w:t>
      </w:r>
      <w:del w:id="262" w:author="bspratt" w:date="2015-05-06T11:11:00Z">
        <w:r w:rsidR="006549AC" w:rsidDel="00DA4A3B">
          <w:delText xml:space="preserve"> (Brendan was able to obtain one for me)</w:delText>
        </w:r>
      </w:del>
      <w:r w:rsidR="006549AC">
        <w:t xml:space="preserve">.  </w:t>
      </w:r>
      <w:del w:id="263" w:author="bspratt" w:date="2015-05-06T11:25:00Z">
        <w:r w:rsidR="006549AC" w:rsidDel="00A23EAD">
          <w:delText xml:space="preserve">If you want to process </w:delText>
        </w:r>
      </w:del>
      <w:r w:rsidR="006549AC">
        <w:t>DIA data</w:t>
      </w:r>
      <w:ins w:id="264" w:author="bspratt" w:date="2015-05-06T11:25:00Z">
        <w:r w:rsidR="00A23EAD">
          <w:t xml:space="preserve"> processing requires</w:t>
        </w:r>
      </w:ins>
      <w:del w:id="265" w:author="bspratt" w:date="2015-05-06T11:25:00Z">
        <w:r w:rsidR="006549AC" w:rsidDel="00A23EAD">
          <w:delText>,</w:delText>
        </w:r>
      </w:del>
      <w:r w:rsidR="006549AC">
        <w:t xml:space="preserve"> </w:t>
      </w:r>
      <w:del w:id="266" w:author="bspratt" w:date="2015-05-06T11:25:00Z">
        <w:r w:rsidR="006549AC" w:rsidDel="00A23EAD">
          <w:delText xml:space="preserve">an add-on called </w:delText>
        </w:r>
      </w:del>
      <w:ins w:id="267" w:author="bspratt" w:date="2015-05-06T11:25:00Z">
        <w:r w:rsidR="00A23EAD">
          <w:t>t</w:t>
        </w:r>
      </w:ins>
      <w:del w:id="268" w:author="bspratt" w:date="2015-05-06T11:25:00Z">
        <w:r w:rsidR="006549AC" w:rsidDel="00A23EAD">
          <w:delText>t</w:delText>
        </w:r>
      </w:del>
      <w:r w:rsidR="006549AC">
        <w:t>he “MS/</w:t>
      </w:r>
      <w:proofErr w:type="gramStart"/>
      <w:r w:rsidR="006549AC">
        <w:t>MS(</w:t>
      </w:r>
      <w:proofErr w:type="gramEnd"/>
      <w:r w:rsidR="006549AC">
        <w:t xml:space="preserve">ALL) with SWATH Acquisition </w:t>
      </w:r>
      <w:proofErr w:type="spellStart"/>
      <w:r w:rsidR="006549AC">
        <w:t>MicroApp</w:t>
      </w:r>
      <w:proofErr w:type="spellEnd"/>
      <w:r w:rsidR="006549AC">
        <w:t>”</w:t>
      </w:r>
      <w:ins w:id="269" w:author="bspratt" w:date="2015-05-06T11:25:00Z">
        <w:r w:rsidR="00A23EAD">
          <w:t xml:space="preserve"> add-on</w:t>
        </w:r>
      </w:ins>
      <w:ins w:id="270" w:author="bspratt" w:date="2015-05-06T11:29:00Z">
        <w:r w:rsidR="00B51F06">
          <w:t xml:space="preserve"> from SCIEX</w:t>
        </w:r>
      </w:ins>
      <w:del w:id="271" w:author="bspratt" w:date="2015-05-06T11:25:00Z">
        <w:r w:rsidR="006549AC" w:rsidDel="00A23EAD">
          <w:delText xml:space="preserve"> is also required</w:delText>
        </w:r>
      </w:del>
      <w:r w:rsidR="006549AC">
        <w:t xml:space="preserve">.  The instructions below will work with PeakView v2.1 and SWATH MicroApp v2.0; they may also work with earlier versions but </w:t>
      </w:r>
      <w:del w:id="272" w:author="bspratt" w:date="2015-05-06T11:25:00Z">
        <w:r w:rsidR="006549AC" w:rsidDel="00A23EAD">
          <w:delText xml:space="preserve">I have not tested </w:delText>
        </w:r>
      </w:del>
      <w:r w:rsidR="006549AC">
        <w:t>this</w:t>
      </w:r>
      <w:ins w:id="273" w:author="bspratt" w:date="2015-05-06T11:25:00Z">
        <w:r w:rsidR="00A23EAD">
          <w:t xml:space="preserve"> has not been tested</w:t>
        </w:r>
      </w:ins>
      <w:r w:rsidR="006549AC">
        <w:t>.</w:t>
      </w:r>
      <w:del w:id="274" w:author="bspratt" w:date="2015-05-06T11:26:00Z">
        <w:r w:rsidR="00151F48" w:rsidDel="00A23EAD">
          <w:delText xml:space="preserve">   The instructions below describe how to take a Skyline document</w:delText>
        </w:r>
      </w:del>
      <w:del w:id="275" w:author="bspratt" w:date="2015-05-06T11:17:00Z">
        <w:r w:rsidR="00151F48" w:rsidDel="00A23EAD">
          <w:delText>,</w:delText>
        </w:r>
      </w:del>
      <w:del w:id="276" w:author="bspratt" w:date="2015-05-06T11:26:00Z">
        <w:r w:rsidR="00151F48" w:rsidDel="00A23EAD">
          <w:delText xml:space="preserve"> containing a set of transitions extracted from one or more .wiff files, </w:delText>
        </w:r>
      </w:del>
      <w:del w:id="277" w:author="bspratt" w:date="2015-05-06T11:18:00Z">
        <w:r w:rsidR="00151F48" w:rsidDel="00A23EAD">
          <w:delText xml:space="preserve">and </w:delText>
        </w:r>
      </w:del>
      <w:del w:id="278" w:author="bspratt" w:date="2015-05-06T11:26:00Z">
        <w:r w:rsidR="00151F48" w:rsidDel="00A23EAD">
          <w:delText xml:space="preserve">optionally spectral library and/or retention time information, and perform the same analysis in PeakView. </w:delText>
        </w:r>
      </w:del>
      <w:r w:rsidR="00151F48">
        <w:t xml:space="preserve"> </w:t>
      </w:r>
    </w:p>
    <w:p w14:paraId="46369A38" w14:textId="2DC1CB5D" w:rsidR="00F25AE8" w:rsidRDefault="00F25AE8" w:rsidP="00BF1479">
      <w:pPr>
        <w:rPr>
          <w:ins w:id="279" w:author="bspratt" w:date="2014-11-11T11:45:00Z"/>
        </w:rPr>
      </w:pPr>
      <w:r w:rsidRPr="00B51F06">
        <w:rPr>
          <w:i/>
          <w:rPrChange w:id="280" w:author="bspratt" w:date="2015-05-06T11:30:00Z">
            <w:rPr>
              <w:u w:val="single"/>
            </w:rPr>
          </w:rPrChange>
        </w:rPr>
        <w:t>General Comments</w:t>
      </w:r>
      <w:ins w:id="281" w:author="bspratt" w:date="2015-05-06T11:27:00Z">
        <w:r w:rsidR="00B51F06" w:rsidRPr="00B51F06">
          <w:rPr>
            <w:i/>
            <w:rPrChange w:id="282" w:author="bspratt" w:date="2015-05-06T11:30:00Z">
              <w:rPr/>
            </w:rPrChange>
          </w:rPr>
          <w:t xml:space="preserve"> from Dario</w:t>
        </w:r>
      </w:ins>
      <w:r w:rsidRPr="00B51F06">
        <w:rPr>
          <w:i/>
          <w:rPrChange w:id="283" w:author="bspratt" w:date="2015-05-06T11:30:00Z">
            <w:rPr/>
          </w:rPrChange>
        </w:rPr>
        <w:t>:</w:t>
      </w:r>
      <w:r>
        <w:t xml:space="preserve"> Peak View has roughly similar capabilities to Skyline in terms of analyzing DIA data, however it has the limitations that</w:t>
      </w:r>
      <w:ins w:id="284" w:author="bspratt" w:date="2015-05-06T11:27:00Z">
        <w:r w:rsidR="00B51F06">
          <w:t>:</w:t>
        </w:r>
      </w:ins>
      <w:del w:id="285" w:author="bspratt" w:date="2015-05-06T11:27:00Z">
        <w:r w:rsidDel="00B51F06">
          <w:delText xml:space="preserve"> </w:delText>
        </w:r>
      </w:del>
      <w:ins w:id="286" w:author="bspratt" w:date="2015-05-06T11:26:00Z">
        <w:r w:rsidR="00A23EAD">
          <w:br/>
        </w:r>
      </w:ins>
      <w:r>
        <w:t xml:space="preserve">(1) it can only be used to analyze </w:t>
      </w:r>
      <w:del w:id="287" w:author="bspratt" w:date="2015-05-06T11:18:00Z">
        <w:r w:rsidDel="00A23EAD">
          <w:delText xml:space="preserve">ABSCIEX </w:delText>
        </w:r>
      </w:del>
      <w:ins w:id="288" w:author="bspratt" w:date="2015-05-06T11:18:00Z">
        <w:r w:rsidR="00A23EAD">
          <w:t>SCIEX</w:t>
        </w:r>
        <w:r w:rsidR="00A23EAD">
          <w:t xml:space="preserve"> </w:t>
        </w:r>
      </w:ins>
      <w:r>
        <w:t>data</w:t>
      </w:r>
      <w:del w:id="289" w:author="bspratt" w:date="2015-05-06T11:27:00Z">
        <w:r w:rsidDel="00B51F06">
          <w:delText xml:space="preserve">, </w:delText>
        </w:r>
      </w:del>
      <w:ins w:id="290" w:author="bspratt" w:date="2015-05-06T11:26:00Z">
        <w:r w:rsidR="00A23EAD">
          <w:br/>
        </w:r>
      </w:ins>
      <w:r>
        <w:t>(2) it uses a pre-trained scoring model for peak picking and does not provide flexibility in how the model is trained</w:t>
      </w:r>
      <w:del w:id="291" w:author="bspratt" w:date="2015-05-06T11:27:00Z">
        <w:r w:rsidDel="00B51F06">
          <w:delText xml:space="preserve">, and </w:delText>
        </w:r>
      </w:del>
      <w:ins w:id="292" w:author="bspratt" w:date="2015-05-06T11:26:00Z">
        <w:r w:rsidR="00A23EAD">
          <w:br/>
        </w:r>
      </w:ins>
      <w:r>
        <w:t>(3) I have had difficulty obtaining RT information from DDA runs directly as opposed to through assay libraries, though PeakView may support this in a way I don’t know about yet</w:t>
      </w:r>
      <w:del w:id="293" w:author="bspratt" w:date="2015-05-06T11:27:00Z">
        <w:r w:rsidDel="00B51F06">
          <w:delText xml:space="preserve"> (good question to ask them)</w:delText>
        </w:r>
      </w:del>
      <w:r>
        <w:t xml:space="preserve">.  </w:t>
      </w:r>
      <w:ins w:id="294" w:author="bspratt" w:date="2015-05-06T11:27:00Z">
        <w:r w:rsidR="00B51F06">
          <w:br/>
        </w:r>
      </w:ins>
      <w:r>
        <w:t xml:space="preserve">Speed appears comparable to Skyline although I have not yet tested its memory limits on large (&gt;100,000) numbers of transitions. </w:t>
      </w:r>
    </w:p>
    <w:p w14:paraId="7C5F89AC" w14:textId="123BE750" w:rsidR="00757474" w:rsidDel="00B51F06" w:rsidRDefault="00757474" w:rsidP="00BF1479">
      <w:pPr>
        <w:rPr>
          <w:del w:id="295" w:author="bspratt" w:date="2015-05-06T11:36:00Z"/>
        </w:rPr>
      </w:pPr>
    </w:p>
    <w:p w14:paraId="70D8A686" w14:textId="56C51079" w:rsidR="006549AC" w:rsidRDefault="006549AC">
      <w:pPr>
        <w:pStyle w:val="Heading2"/>
        <w:pPrChange w:id="296" w:author="bspratt" w:date="2014-11-11T11:39:00Z">
          <w:pPr>
            <w:pStyle w:val="Heading1"/>
          </w:pPr>
        </w:pPrChange>
      </w:pPr>
      <w:bookmarkStart w:id="297" w:name="_Exporting_Data_from_1"/>
      <w:bookmarkStart w:id="298" w:name="_Toc403469519"/>
      <w:bookmarkEnd w:id="297"/>
      <w:r>
        <w:t>Exporting Data from Skyline</w:t>
      </w:r>
      <w:bookmarkEnd w:id="298"/>
    </w:p>
    <w:p w14:paraId="01E87030" w14:textId="6025FF70" w:rsidR="00B04AEC" w:rsidDel="00826345" w:rsidRDefault="00323D0E" w:rsidP="003C5973">
      <w:pPr>
        <w:rPr>
          <w:del w:id="299" w:author="bspratt" w:date="2015-05-06T12:26:00Z"/>
        </w:rPr>
      </w:pPr>
      <w:r>
        <w:t xml:space="preserve">To process data in </w:t>
      </w:r>
      <w:r w:rsidR="003C5973">
        <w:t>Peak V</w:t>
      </w:r>
      <w:r>
        <w:t xml:space="preserve">iew you must </w:t>
      </w:r>
      <w:r w:rsidR="003C5973">
        <w:t xml:space="preserve">provide both (1) </w:t>
      </w:r>
      <w:ins w:id="300" w:author="bspratt" w:date="2015-05-06T11:36:00Z">
        <w:r w:rsidR="00B51F06">
          <w:t>raw m</w:t>
        </w:r>
      </w:ins>
      <w:del w:id="301" w:author="bspratt" w:date="2015-05-06T11:36:00Z">
        <w:r w:rsidR="003C5973" w:rsidDel="00B51F06">
          <w:delText>M</w:delText>
        </w:r>
      </w:del>
      <w:r w:rsidR="003C5973">
        <w:t>ass</w:t>
      </w:r>
      <w:ins w:id="302" w:author="bspratt" w:date="2015-05-06T11:36:00Z">
        <w:r w:rsidR="00B51F06">
          <w:t xml:space="preserve"> s</w:t>
        </w:r>
      </w:ins>
      <w:del w:id="303" w:author="bspratt" w:date="2015-05-06T11:36:00Z">
        <w:r w:rsidR="003C5973" w:rsidDel="00B51F06">
          <w:delText>S</w:delText>
        </w:r>
      </w:del>
      <w:r w:rsidR="003C5973">
        <w:t xml:space="preserve">pec data and (2) </w:t>
      </w:r>
      <w:del w:id="304" w:author="bspratt" w:date="2015-05-06T12:23:00Z">
        <w:r w:rsidR="003C5973" w:rsidDel="00826345">
          <w:delText xml:space="preserve">auxiliary </w:delText>
        </w:r>
      </w:del>
      <w:del w:id="305" w:author="bspratt" w:date="2015-05-06T12:24:00Z">
        <w:r w:rsidR="003C5973" w:rsidDel="00826345">
          <w:delText>information which specifies</w:delText>
        </w:r>
      </w:del>
      <w:ins w:id="306" w:author="bspratt" w:date="2015-05-06T12:24:00Z">
        <w:r w:rsidR="00826345">
          <w:t>specification of</w:t>
        </w:r>
      </w:ins>
      <w:r w:rsidR="003C5973">
        <w:t xml:space="preserve"> </w:t>
      </w:r>
      <w:del w:id="307" w:author="bspratt" w:date="2015-05-06T12:12:00Z">
        <w:r w:rsidR="003C5973" w:rsidDel="00501589">
          <w:delText xml:space="preserve">which </w:delText>
        </w:r>
      </w:del>
      <w:ins w:id="308" w:author="bspratt" w:date="2015-05-06T12:12:00Z">
        <w:r w:rsidR="00501589">
          <w:t>the</w:t>
        </w:r>
        <w:r w:rsidR="00501589">
          <w:t xml:space="preserve"> </w:t>
        </w:r>
      </w:ins>
      <w:r w:rsidR="003C5973">
        <w:t xml:space="preserve">transitions </w:t>
      </w:r>
      <w:del w:id="309" w:author="bspratt" w:date="2015-05-06T12:12:00Z">
        <w:r w:rsidR="003C5973" w:rsidDel="00501589">
          <w:delText xml:space="preserve">are </w:delText>
        </w:r>
      </w:del>
      <w:r w:rsidR="003C5973">
        <w:t xml:space="preserve">to be extracted and </w:t>
      </w:r>
      <w:del w:id="310" w:author="bspratt" w:date="2015-05-06T12:13:00Z">
        <w:r w:rsidR="003C5973" w:rsidDel="00501589">
          <w:delText xml:space="preserve">what </w:delText>
        </w:r>
      </w:del>
      <w:r w:rsidR="003C5973">
        <w:t>their properties (e.g. spectral library, RT)</w:t>
      </w:r>
      <w:del w:id="311" w:author="bspratt" w:date="2015-05-06T12:13:00Z">
        <w:r w:rsidR="003C5973" w:rsidDel="00501589">
          <w:delText xml:space="preserve"> are</w:delText>
        </w:r>
      </w:del>
      <w:r w:rsidR="003C5973">
        <w:t xml:space="preserve">.  The easiest way to provide (2) to Peak View is through a format </w:t>
      </w:r>
      <w:r w:rsidR="00B04AEC">
        <w:t>known as an “ion library” (</w:t>
      </w:r>
      <w:del w:id="312" w:author="bspratt" w:date="2015-05-06T11:37:00Z">
        <w:r w:rsidR="00B04AEC" w:rsidDel="00B51F06">
          <w:delText xml:space="preserve">ABSciex </w:delText>
        </w:r>
      </w:del>
      <w:ins w:id="313" w:author="bspratt" w:date="2015-05-06T11:37:00Z">
        <w:r w:rsidR="00B51F06">
          <w:t>SCIEX</w:t>
        </w:r>
        <w:r w:rsidR="00B51F06">
          <w:t xml:space="preserve"> </w:t>
        </w:r>
      </w:ins>
      <w:r w:rsidR="00B04AEC">
        <w:t xml:space="preserve">terminology) or “assay library” (Aebersold lab terminology).  </w:t>
      </w:r>
      <w:del w:id="314" w:author="bspratt" w:date="2015-05-06T12:24:00Z">
        <w:r w:rsidR="002131F1" w:rsidDel="00826345">
          <w:delText xml:space="preserve">It is possible to </w:delText>
        </w:r>
      </w:del>
      <w:ins w:id="315" w:author="bspratt" w:date="2015-05-06T12:25:00Z">
        <w:r w:rsidR="00826345">
          <w:t>Skyline</w:t>
        </w:r>
      </w:ins>
      <w:ins w:id="316" w:author="bspratt" w:date="2015-05-06T12:24:00Z">
        <w:r w:rsidR="00826345">
          <w:t xml:space="preserve"> can </w:t>
        </w:r>
      </w:ins>
      <w:r w:rsidR="002131F1">
        <w:lastRenderedPageBreak/>
        <w:t>produce a</w:t>
      </w:r>
      <w:del w:id="317" w:author="bspratt" w:date="2015-05-06T12:24:00Z">
        <w:r w:rsidR="002131F1" w:rsidDel="00826345">
          <w:delText>n</w:delText>
        </w:r>
        <w:r w:rsidR="0087318D" w:rsidDel="00826345">
          <w:delText>d</w:delText>
        </w:r>
      </w:del>
      <w:r w:rsidR="002131F1">
        <w:t xml:space="preserve"> </w:t>
      </w:r>
      <w:proofErr w:type="spellStart"/>
      <w:r w:rsidR="002131F1">
        <w:t>PeakView</w:t>
      </w:r>
      <w:proofErr w:type="spellEnd"/>
      <w:r w:rsidR="002131F1">
        <w:t>-formatted assay library</w:t>
      </w:r>
      <w:del w:id="318" w:author="bspratt" w:date="2015-05-06T12:26:00Z">
        <w:r w:rsidR="002131F1" w:rsidDel="00826345">
          <w:delText xml:space="preserve"> </w:delText>
        </w:r>
      </w:del>
      <w:del w:id="319" w:author="bspratt" w:date="2015-05-06T12:25:00Z">
        <w:r w:rsidR="002131F1" w:rsidDel="00826345">
          <w:delText>from a</w:delText>
        </w:r>
      </w:del>
      <w:del w:id="320" w:author="bspratt" w:date="2015-05-06T12:26:00Z">
        <w:r w:rsidR="002131F1" w:rsidDel="00826345">
          <w:delText xml:space="preserve"> Skyline</w:delText>
        </w:r>
      </w:del>
      <w:r w:rsidR="002131F1">
        <w:t xml:space="preserve"> </w:t>
      </w:r>
      <w:del w:id="321" w:author="bspratt" w:date="2015-05-06T12:25:00Z">
        <w:r w:rsidR="002131F1" w:rsidDel="00826345">
          <w:delText>document by using</w:delText>
        </w:r>
      </w:del>
      <w:ins w:id="322" w:author="bspratt" w:date="2015-05-06T12:25:00Z">
        <w:r w:rsidR="00826345">
          <w:t>using</w:t>
        </w:r>
      </w:ins>
      <w:r w:rsidR="002131F1">
        <w:t xml:space="preserve"> </w:t>
      </w:r>
      <w:del w:id="323" w:author="bspratt" w:date="2015-05-06T12:26:00Z">
        <w:r w:rsidR="002131F1" w:rsidDel="00826345">
          <w:delText>a</w:delText>
        </w:r>
      </w:del>
      <w:ins w:id="324" w:author="bspratt" w:date="2015-05-06T12:26:00Z">
        <w:r w:rsidR="00826345">
          <w:t>a</w:t>
        </w:r>
      </w:ins>
      <w:r w:rsidR="002131F1">
        <w:t xml:space="preserve"> custom report</w:t>
      </w:r>
      <w:del w:id="325" w:author="bspratt" w:date="2015-05-06T12:55:00Z">
        <w:r w:rsidR="002131F1" w:rsidDel="00004D73">
          <w:delText>,</w:delText>
        </w:r>
      </w:del>
      <w:r w:rsidR="002131F1">
        <w:t xml:space="preserve"> which is included with </w:t>
      </w:r>
      <w:del w:id="326" w:author="bspratt" w:date="2015-05-06T12:55:00Z">
        <w:r w:rsidR="002131F1" w:rsidDel="00004D73">
          <w:delText xml:space="preserve">this </w:delText>
        </w:r>
      </w:del>
      <w:ins w:id="327" w:author="bspratt" w:date="2015-05-06T12:55:00Z">
        <w:r w:rsidR="00004D73">
          <w:t>th</w:t>
        </w:r>
        <w:r w:rsidR="00004D73">
          <w:t>e</w:t>
        </w:r>
        <w:r w:rsidR="00004D73">
          <w:t xml:space="preserve"> </w:t>
        </w:r>
      </w:ins>
      <w:r w:rsidR="002131F1">
        <w:t>tutoria</w:t>
      </w:r>
      <w:r w:rsidR="007B4FE0">
        <w:t>l</w:t>
      </w:r>
      <w:ins w:id="328" w:author="bspratt" w:date="2015-05-06T12:55:00Z">
        <w:r w:rsidR="00004D73">
          <w:t xml:space="preserve"> data set</w:t>
        </w:r>
      </w:ins>
      <w:r w:rsidR="007B4FE0">
        <w:t xml:space="preserve">.  To export the </w:t>
      </w:r>
      <w:del w:id="329" w:author="bspratt" w:date="2015-05-06T12:26:00Z">
        <w:r w:rsidR="007B4FE0" w:rsidDel="00826345">
          <w:delText>custom report</w:delText>
        </w:r>
      </w:del>
      <w:ins w:id="330" w:author="bspratt" w:date="2015-05-06T12:26:00Z">
        <w:r w:rsidR="00826345">
          <w:t>assay library</w:t>
        </w:r>
      </w:ins>
      <w:ins w:id="331" w:author="bspratt" w:date="2014-11-11T11:46:00Z">
        <w:r w:rsidR="00266825">
          <w:t xml:space="preserve"> from Skyline</w:t>
        </w:r>
      </w:ins>
      <w:r w:rsidR="007B4FE0">
        <w:t>:</w:t>
      </w:r>
    </w:p>
    <w:p w14:paraId="35A353AC" w14:textId="77777777" w:rsidR="00902AFC" w:rsidRPr="004D3F07" w:rsidRDefault="00902AFC" w:rsidP="00826345">
      <w:pPr>
        <w:rPr>
          <w:ins w:id="332" w:author="bspratt" w:date="2014-11-11T13:40:00Z"/>
        </w:rPr>
        <w:pPrChange w:id="333" w:author="bspratt" w:date="2015-05-06T12:26:00Z">
          <w:pPr>
            <w:spacing w:line="240" w:lineRule="auto"/>
          </w:pPr>
        </w:pPrChange>
      </w:pPr>
    </w:p>
    <w:p w14:paraId="05EC2D0E" w14:textId="1222248C" w:rsidR="002F0CBA" w:rsidRDefault="00902AFC">
      <w:pPr>
        <w:pStyle w:val="ListParagraph"/>
        <w:numPr>
          <w:ilvl w:val="0"/>
          <w:numId w:val="1"/>
        </w:numPr>
        <w:spacing w:line="240" w:lineRule="auto"/>
        <w:rPr>
          <w:ins w:id="334" w:author="bspratt" w:date="2014-11-11T13:37:00Z"/>
        </w:rPr>
        <w:pPrChange w:id="335" w:author="bspratt" w:date="2014-11-12T10:37:00Z">
          <w:pPr>
            <w:pStyle w:val="ListParagraph"/>
            <w:numPr>
              <w:numId w:val="1"/>
            </w:numPr>
            <w:ind w:left="810" w:hanging="360"/>
          </w:pPr>
        </w:pPrChange>
      </w:pPr>
      <w:ins w:id="336" w:author="bspratt" w:date="2014-11-11T13:45:00Z">
        <w:r>
          <w:t xml:space="preserve">Load </w:t>
        </w:r>
      </w:ins>
      <w:ins w:id="337" w:author="bspratt" w:date="2015-05-06T11:45:00Z">
        <w:r w:rsidR="004501BC">
          <w:t>a suitable</w:t>
        </w:r>
      </w:ins>
      <w:ins w:id="338" w:author="bspratt" w:date="2015-05-06T11:38:00Z">
        <w:r w:rsidR="004501BC">
          <w:t xml:space="preserve"> DIA</w:t>
        </w:r>
      </w:ins>
      <w:ins w:id="339" w:author="bspratt" w:date="2014-11-11T13:45:00Z">
        <w:r>
          <w:t xml:space="preserve"> </w:t>
        </w:r>
      </w:ins>
      <w:ins w:id="340" w:author="bspratt" w:date="2015-05-06T11:45:00Z">
        <w:r w:rsidR="004501BC">
          <w:t>Skyline document</w:t>
        </w:r>
      </w:ins>
      <w:ins w:id="341" w:author="bspratt" w:date="2014-11-11T13:45:00Z">
        <w:r>
          <w:t xml:space="preserve"> like </w:t>
        </w:r>
        <w:proofErr w:type="spellStart"/>
        <w:r w:rsidRPr="00902AFC">
          <w:t>ExternalSoftwareTools</w:t>
        </w:r>
        <w:proofErr w:type="spellEnd"/>
        <w:r w:rsidRPr="00902AFC">
          <w:t>\</w:t>
        </w:r>
        <w:proofErr w:type="spellStart"/>
        <w:r w:rsidRPr="00902AFC">
          <w:t>PeakView</w:t>
        </w:r>
        <w:proofErr w:type="spellEnd"/>
        <w:r>
          <w:t>\</w:t>
        </w:r>
        <w:proofErr w:type="spellStart"/>
        <w:r w:rsidRPr="00902AFC">
          <w:t>HeldDIA.sky</w:t>
        </w:r>
        <w:proofErr w:type="spellEnd"/>
        <w:r>
          <w:t xml:space="preserve"> from </w:t>
        </w:r>
      </w:ins>
      <w:ins w:id="342" w:author="bspratt" w:date="2015-05-06T11:44:00Z">
        <w:r w:rsidR="004501BC">
          <w:t xml:space="preserve">the </w:t>
        </w:r>
      </w:ins>
      <w:ins w:id="343" w:author="bspratt" w:date="2014-11-11T13:45:00Z">
        <w:r>
          <w:br/>
        </w:r>
      </w:ins>
      <w:ins w:id="344" w:author="bspratt" w:date="2015-05-06T12:26:00Z">
        <w:r w:rsidR="00826345">
          <w:t xml:space="preserve">provided </w:t>
        </w:r>
      </w:ins>
      <w:ins w:id="345" w:author="bspratt" w:date="2015-05-06T11:44:00Z">
        <w:r w:rsidR="004501BC" w:rsidRPr="004501BC">
          <w:rPr>
            <w:rPrChange w:id="346" w:author="bspratt" w:date="2015-05-06T11:44:00Z">
              <w:rPr>
                <w:rStyle w:val="Hyperlink"/>
              </w:rPr>
            </w:rPrChange>
          </w:rPr>
          <w:t>ExternalSoftwareTools.zip</w:t>
        </w:r>
      </w:ins>
      <w:ins w:id="347" w:author="bspratt" w:date="2014-11-12T10:37:00Z">
        <w:r w:rsidR="00C35B22">
          <w:br/>
        </w:r>
      </w:ins>
      <w:ins w:id="348" w:author="bspratt" w:date="2014-11-12T10:36:00Z">
        <w:r w:rsidR="00C35B22" w:rsidRPr="00886647">
          <w:t xml:space="preserve">(note: associated </w:t>
        </w:r>
      </w:ins>
      <w:ins w:id="349" w:author="bspratt" w:date="2014-11-11T14:44:00Z">
        <w:r w:rsidR="002F0CBA" w:rsidRPr="00F40AE7">
          <w:t xml:space="preserve">WIFF files are at </w:t>
        </w:r>
      </w:ins>
      <w:ins w:id="350" w:author="bspratt" w:date="2015-05-06T12:13:00Z">
        <w:r w:rsidR="00501589" w:rsidRPr="00501589">
          <w:rPr>
            <w:color w:val="FF0000"/>
            <w:highlight w:val="yellow"/>
            <w:rPrChange w:id="351" w:author="bspratt" w:date="2015-05-06T12:13:00Z">
              <w:rPr/>
            </w:rPrChange>
          </w:rPr>
          <w:t>[TODO URL]</w:t>
        </w:r>
        <w:r w:rsidR="00501589" w:rsidRPr="00501589">
          <w:rPr>
            <w:color w:val="FF0000"/>
            <w:rPrChange w:id="352" w:author="bspratt" w:date="2015-05-06T12:13:00Z">
              <w:rPr/>
            </w:rPrChange>
          </w:rPr>
          <w:t xml:space="preserve"> </w:t>
        </w:r>
      </w:ins>
      <w:ins w:id="353" w:author="bspratt" w:date="2014-11-11T14:44:00Z">
        <w:r w:rsidR="002F0CBA" w:rsidRPr="00886647">
          <w:rPr>
            <w:rFonts w:cs="Arial"/>
            <w:color w:val="222222"/>
            <w:sz w:val="20"/>
            <w:szCs w:val="20"/>
            <w:shd w:val="clear" w:color="auto" w:fill="FFFFFF"/>
            <w:rPrChange w:id="354" w:author="bspratt" w:date="2014-11-12T10:53:00Z">
              <w:rPr>
                <w:shd w:val="clear" w:color="auto" w:fill="FFFFFF"/>
              </w:rPr>
            </w:rPrChange>
          </w:rPr>
          <w:t>/net/maccoss/vol1/home/brendanx/data/MacCoss/MProphet/20140609_Held_DIA_processed</w:t>
        </w:r>
      </w:ins>
      <w:ins w:id="355" w:author="bspratt" w:date="2014-11-12T10:36:00Z">
        <w:r w:rsidR="00C35B22" w:rsidRPr="00886647">
          <w:rPr>
            <w:rFonts w:cs="Arial"/>
            <w:color w:val="222222"/>
            <w:sz w:val="20"/>
            <w:szCs w:val="20"/>
            <w:shd w:val="clear" w:color="auto" w:fill="FFFFFF"/>
            <w:rPrChange w:id="356" w:author="bspratt" w:date="2014-11-12T10:53:00Z">
              <w:rPr>
                <w:shd w:val="clear" w:color="auto" w:fill="FFFFFF"/>
              </w:rPr>
            </w:rPrChange>
          </w:rPr>
          <w:t xml:space="preserve"> )</w:t>
        </w:r>
      </w:ins>
    </w:p>
    <w:p w14:paraId="58FF7045" w14:textId="1B300E10" w:rsidR="007B4FE0" w:rsidRPr="007B4FE0" w:rsidRDefault="007B4FE0" w:rsidP="007B4FE0">
      <w:pPr>
        <w:pStyle w:val="ListParagraph"/>
        <w:numPr>
          <w:ilvl w:val="0"/>
          <w:numId w:val="1"/>
        </w:numPr>
      </w:pPr>
      <w:r>
        <w:t xml:space="preserve">Click on </w:t>
      </w:r>
      <w:r w:rsidRPr="007B4FE0">
        <w:rPr>
          <w:b/>
        </w:rPr>
        <w:t>File -&gt; Export -&gt; Report</w:t>
      </w:r>
    </w:p>
    <w:p w14:paraId="1D9836EF" w14:textId="36A886F1" w:rsidR="007B4FE0" w:rsidRDefault="007F177F" w:rsidP="00902AFC">
      <w:pPr>
        <w:pStyle w:val="ListParagraph"/>
        <w:numPr>
          <w:ilvl w:val="0"/>
          <w:numId w:val="1"/>
        </w:numPr>
      </w:pPr>
      <w:r>
        <w:t xml:space="preserve">Click on the </w:t>
      </w:r>
      <w:r>
        <w:rPr>
          <w:b/>
        </w:rPr>
        <w:t xml:space="preserve">Import </w:t>
      </w:r>
      <w:r>
        <w:t xml:space="preserve">button </w:t>
      </w:r>
      <w:r w:rsidR="00BA6741">
        <w:t xml:space="preserve">and select the </w:t>
      </w:r>
      <w:ins w:id="357" w:author="bspratt" w:date="2014-11-11T13:47:00Z">
        <w:r w:rsidR="00902AFC" w:rsidRPr="00902AFC">
          <w:t>AssayLibraryPeakView.skyr</w:t>
        </w:r>
        <w:r w:rsidR="00902AFC">
          <w:t xml:space="preserve"> </w:t>
        </w:r>
      </w:ins>
      <w:del w:id="358" w:author="bspratt" w:date="2014-11-11T13:47:00Z">
        <w:r w:rsidR="00BA6741" w:rsidDel="00902AFC">
          <w:delText xml:space="preserve">CustomFormats.skyr </w:delText>
        </w:r>
      </w:del>
      <w:r w:rsidR="00BA6741">
        <w:t>file included in the tutorial</w:t>
      </w:r>
      <w:ins w:id="359" w:author="bspratt" w:date="2014-11-11T13:47:00Z">
        <w:r w:rsidR="00902AFC">
          <w:t xml:space="preserve"> data set</w:t>
        </w:r>
      </w:ins>
      <w:r w:rsidR="00BA6741">
        <w:t>.</w:t>
      </w:r>
    </w:p>
    <w:p w14:paraId="665D66B6" w14:textId="506DE197" w:rsidR="00BA6741" w:rsidRDefault="00BA6741" w:rsidP="007B4FE0">
      <w:pPr>
        <w:pStyle w:val="ListParagraph"/>
        <w:numPr>
          <w:ilvl w:val="0"/>
          <w:numId w:val="1"/>
        </w:numPr>
      </w:pPr>
      <w:r>
        <w:t xml:space="preserve">Click </w:t>
      </w:r>
      <w:r>
        <w:rPr>
          <w:b/>
        </w:rPr>
        <w:t xml:space="preserve">OK </w:t>
      </w:r>
      <w:r w:rsidR="00AF0336">
        <w:t>to import the custom reports</w:t>
      </w:r>
      <w:ins w:id="360" w:author="bspratt" w:date="2015-05-06T12:19:00Z">
        <w:r w:rsidR="00501589">
          <w:t xml:space="preserve"> contained in the .</w:t>
        </w:r>
        <w:proofErr w:type="spellStart"/>
        <w:r w:rsidR="00501589">
          <w:t>skyr</w:t>
        </w:r>
        <w:proofErr w:type="spellEnd"/>
        <w:r w:rsidR="00501589">
          <w:t xml:space="preserve"> file.</w:t>
        </w:r>
      </w:ins>
    </w:p>
    <w:p w14:paraId="51F976B7" w14:textId="5A812F7B" w:rsidR="00AF0336" w:rsidRDefault="00AF0336" w:rsidP="007B4FE0">
      <w:pPr>
        <w:pStyle w:val="ListParagraph"/>
        <w:numPr>
          <w:ilvl w:val="0"/>
          <w:numId w:val="1"/>
        </w:numPr>
      </w:pPr>
      <w:r>
        <w:t>You should see a series of new reports, including one titled Assay Library [Peak View</w:t>
      </w:r>
      <w:ins w:id="361" w:author="bspratt" w:date="2014-11-12T10:35:00Z">
        <w:r w:rsidR="00C35B22">
          <w:t>,</w:t>
        </w:r>
      </w:ins>
      <w:ins w:id="362" w:author="bspratt" w:date="2014-11-12T10:33:00Z">
        <w:r w:rsidR="00C35B22">
          <w:t xml:space="preserve"> no</w:t>
        </w:r>
      </w:ins>
      <w:ins w:id="363" w:author="bspratt" w:date="2014-11-12T10:35:00Z">
        <w:r w:rsidR="00C35B22">
          <w:t xml:space="preserve"> iRT</w:t>
        </w:r>
      </w:ins>
      <w:r>
        <w:t>], as shown below.</w:t>
      </w:r>
    </w:p>
    <w:p w14:paraId="647CEB0F" w14:textId="382ACF4D" w:rsidR="00AF0336" w:rsidRDefault="00AF0336" w:rsidP="007B4FE0">
      <w:pPr>
        <w:pStyle w:val="ListParagraph"/>
        <w:numPr>
          <w:ilvl w:val="0"/>
          <w:numId w:val="1"/>
        </w:numPr>
        <w:rPr>
          <w:ins w:id="364" w:author="bspratt" w:date="2014-11-11T14:18:00Z"/>
        </w:rPr>
      </w:pPr>
      <w:r>
        <w:t xml:space="preserve">Click the </w:t>
      </w:r>
      <w:r>
        <w:rPr>
          <w:b/>
        </w:rPr>
        <w:t xml:space="preserve">Export </w:t>
      </w:r>
      <w:r>
        <w:t>button to export the report</w:t>
      </w:r>
      <w:ins w:id="365" w:author="bspratt" w:date="2014-11-11T14:18:00Z">
        <w:r w:rsidR="00563CC5">
          <w:t>.</w:t>
        </w:r>
      </w:ins>
    </w:p>
    <w:p w14:paraId="77DC0B8A" w14:textId="4FB39A14" w:rsidR="00563CC5" w:rsidRDefault="00563CC5" w:rsidP="007B4FE0">
      <w:pPr>
        <w:pStyle w:val="ListParagraph"/>
        <w:numPr>
          <w:ilvl w:val="0"/>
          <w:numId w:val="1"/>
        </w:numPr>
      </w:pPr>
      <w:ins w:id="366" w:author="bspratt" w:date="2014-11-11T14:18:00Z">
        <w:r>
          <w:t>Choose tab separated output.</w:t>
        </w:r>
      </w:ins>
    </w:p>
    <w:p w14:paraId="32273549" w14:textId="60D12A97" w:rsidR="00AF0336" w:rsidRDefault="00AF0336" w:rsidP="007B4FE0">
      <w:pPr>
        <w:pStyle w:val="ListParagraph"/>
        <w:numPr>
          <w:ilvl w:val="0"/>
          <w:numId w:val="1"/>
        </w:numPr>
      </w:pPr>
      <w:r>
        <w:t xml:space="preserve">Choose a name for the report and click </w:t>
      </w:r>
      <w:r>
        <w:rPr>
          <w:b/>
        </w:rPr>
        <w:t xml:space="preserve">OK.  </w:t>
      </w:r>
      <w:r>
        <w:t xml:space="preserve">Any name is OK but make sure to give it a </w:t>
      </w:r>
      <w:r w:rsidRPr="00940980">
        <w:rPr>
          <w:b/>
        </w:rPr>
        <w:t>.txt</w:t>
      </w:r>
      <w:r>
        <w:t xml:space="preserve"> extension (e.g. ExportForPeakView.txt)</w:t>
      </w:r>
      <w:del w:id="367" w:author="bspratt" w:date="2015-05-06T12:20:00Z">
        <w:r w:rsidDel="00501589">
          <w:delText>;</w:delText>
        </w:r>
      </w:del>
      <w:ins w:id="368" w:author="bspratt" w:date="2015-05-06T12:20:00Z">
        <w:r w:rsidR="00501589">
          <w:t xml:space="preserve"> as</w:t>
        </w:r>
      </w:ins>
      <w:r>
        <w:t xml:space="preserve"> this is the only extension Peak View </w:t>
      </w:r>
      <w:r w:rsidR="00940980">
        <w:t>can read.</w:t>
      </w:r>
    </w:p>
    <w:p w14:paraId="26F25F9F" w14:textId="77777777" w:rsidR="007F177F" w:rsidRDefault="007F177F" w:rsidP="007F177F">
      <w:pPr>
        <w:pStyle w:val="ListParagraph"/>
      </w:pPr>
    </w:p>
    <w:p w14:paraId="7B04F8FA" w14:textId="77777777" w:rsidR="00C35B22" w:rsidRDefault="00C35B22" w:rsidP="00940980">
      <w:pPr>
        <w:pStyle w:val="ListParagraph"/>
        <w:ind w:left="0"/>
        <w:rPr>
          <w:ins w:id="369" w:author="bspratt" w:date="2014-11-12T10:39:00Z"/>
        </w:rPr>
      </w:pPr>
      <w:ins w:id="370" w:author="bspratt" w:date="2014-11-12T10:34:00Z">
        <w:r>
          <w:rPr>
            <w:noProof/>
          </w:rPr>
          <w:drawing>
            <wp:inline distT="0" distB="0" distL="0" distR="0" wp14:anchorId="4F705C03" wp14:editId="2486C059">
              <wp:extent cx="3520440" cy="24307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20440" cy="2430780"/>
                      </a:xfrm>
                      <a:prstGeom prst="rect">
                        <a:avLst/>
                      </a:prstGeom>
                    </pic:spPr>
                  </pic:pic>
                </a:graphicData>
              </a:graphic>
            </wp:inline>
          </w:drawing>
        </w:r>
      </w:ins>
    </w:p>
    <w:p w14:paraId="535BD92B" w14:textId="77777777" w:rsidR="00501589" w:rsidRDefault="00501589" w:rsidP="00940980">
      <w:pPr>
        <w:pStyle w:val="ListParagraph"/>
        <w:ind w:left="0"/>
        <w:rPr>
          <w:ins w:id="371" w:author="bspratt" w:date="2015-05-06T12:20:00Z"/>
        </w:rPr>
      </w:pPr>
    </w:p>
    <w:p w14:paraId="012EBE83" w14:textId="08D088BB" w:rsidR="00940980" w:rsidRDefault="00C7219B" w:rsidP="00501589">
      <w:pPr>
        <w:pStyle w:val="ListParagraph"/>
        <w:keepNext/>
        <w:ind w:left="0"/>
        <w:pPrChange w:id="372" w:author="bspratt" w:date="2015-05-06T12:20:00Z">
          <w:pPr>
            <w:pStyle w:val="ListParagraph"/>
            <w:ind w:left="0"/>
          </w:pPr>
        </w:pPrChange>
      </w:pPr>
      <w:r>
        <w:lastRenderedPageBreak/>
        <w:t xml:space="preserve">The report </w:t>
      </w:r>
      <w:r w:rsidR="00B757D4">
        <w:t xml:space="preserve">template </w:t>
      </w:r>
      <w:r>
        <w:t>you will export</w:t>
      </w:r>
      <w:r w:rsidR="00B757D4">
        <w:t xml:space="preserve"> looks like this:</w:t>
      </w:r>
    </w:p>
    <w:p w14:paraId="235259B0" w14:textId="2A324804" w:rsidR="00B757D4" w:rsidRDefault="00C35B22" w:rsidP="00940980">
      <w:pPr>
        <w:pStyle w:val="ListParagraph"/>
        <w:ind w:left="0"/>
      </w:pPr>
      <w:ins w:id="373" w:author="bspratt" w:date="2014-11-12T10:39:00Z">
        <w:r w:rsidRPr="00C35B22">
          <w:rPr>
            <w:noProof/>
          </w:rPr>
          <w:t xml:space="preserve"> </w:t>
        </w:r>
        <w:r>
          <w:rPr>
            <w:noProof/>
          </w:rPr>
          <w:drawing>
            <wp:inline distT="0" distB="0" distL="0" distR="0" wp14:anchorId="3F448BC7" wp14:editId="46B1B324">
              <wp:extent cx="5486400" cy="36142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614225"/>
                      </a:xfrm>
                      <a:prstGeom prst="rect">
                        <a:avLst/>
                      </a:prstGeom>
                    </pic:spPr>
                  </pic:pic>
                </a:graphicData>
              </a:graphic>
            </wp:inline>
          </w:drawing>
        </w:r>
      </w:ins>
    </w:p>
    <w:p w14:paraId="4ED6D68C" w14:textId="77777777" w:rsidR="00B757D4" w:rsidRDefault="00B757D4" w:rsidP="00940980">
      <w:pPr>
        <w:pStyle w:val="ListParagraph"/>
        <w:ind w:left="0"/>
      </w:pPr>
    </w:p>
    <w:p w14:paraId="22F1861D" w14:textId="2CC55B2F" w:rsidR="00B757D4" w:rsidRDefault="00B757D4" w:rsidP="00501589">
      <w:pPr>
        <w:pStyle w:val="ListParagraph"/>
        <w:keepNext/>
        <w:ind w:left="0"/>
        <w:pPrChange w:id="374" w:author="bspratt" w:date="2015-05-06T12:21:00Z">
          <w:pPr>
            <w:pStyle w:val="ListParagraph"/>
            <w:ind w:left="0"/>
          </w:pPr>
        </w:pPrChange>
      </w:pPr>
      <w:proofErr w:type="gramStart"/>
      <w:r>
        <w:t>and</w:t>
      </w:r>
      <w:proofErr w:type="gramEnd"/>
      <w:r>
        <w:t xml:space="preserve"> the report itself</w:t>
      </w:r>
      <w:ins w:id="375" w:author="bspratt" w:date="2014-11-11T14:57:00Z">
        <w:r w:rsidR="007371C1">
          <w:t>, after some editing</w:t>
        </w:r>
      </w:ins>
      <w:ins w:id="376" w:author="bspratt" w:date="2015-05-06T12:56:00Z">
        <w:r w:rsidR="00004D73">
          <w:t xml:space="preserve"> (see below)</w:t>
        </w:r>
      </w:ins>
      <w:ins w:id="377" w:author="bspratt" w:date="2014-11-11T14:57:00Z">
        <w:r w:rsidR="007371C1">
          <w:t>,</w:t>
        </w:r>
      </w:ins>
      <w:r>
        <w:t xml:space="preserve"> should look like this:</w:t>
      </w:r>
    </w:p>
    <w:p w14:paraId="0067FB41" w14:textId="77777777" w:rsidR="00B757D4" w:rsidRDefault="00B757D4" w:rsidP="00940980">
      <w:pPr>
        <w:pStyle w:val="ListParagraph"/>
        <w:ind w:left="0"/>
      </w:pPr>
    </w:p>
    <w:p w14:paraId="77E5C1D7" w14:textId="499199E8" w:rsidR="00B757D4" w:rsidRDefault="00B757D4" w:rsidP="00940980">
      <w:pPr>
        <w:pStyle w:val="ListParagraph"/>
        <w:ind w:left="0"/>
      </w:pPr>
      <w:r>
        <w:rPr>
          <w:noProof/>
        </w:rPr>
        <w:drawing>
          <wp:inline distT="0" distB="0" distL="0" distR="0" wp14:anchorId="0642B7C1" wp14:editId="3BC1445A">
            <wp:extent cx="5486400" cy="20944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94499"/>
                    </a:xfrm>
                    <a:prstGeom prst="rect">
                      <a:avLst/>
                    </a:prstGeom>
                    <a:noFill/>
                    <a:ln>
                      <a:noFill/>
                    </a:ln>
                  </pic:spPr>
                </pic:pic>
              </a:graphicData>
            </a:graphic>
          </wp:inline>
        </w:drawing>
      </w:r>
    </w:p>
    <w:p w14:paraId="301E95D3" w14:textId="77777777" w:rsidR="00B757D4" w:rsidRDefault="00B757D4" w:rsidP="00940980">
      <w:pPr>
        <w:pStyle w:val="ListParagraph"/>
        <w:ind w:left="0"/>
      </w:pPr>
    </w:p>
    <w:p w14:paraId="206695C0" w14:textId="0723BE5E" w:rsidR="00B757D4" w:rsidRDefault="00B757D4" w:rsidP="00501589">
      <w:pPr>
        <w:pStyle w:val="ListParagraph"/>
        <w:keepNext/>
        <w:ind w:left="0"/>
        <w:pPrChange w:id="378" w:author="bspratt" w:date="2015-05-06T12:21:00Z">
          <w:pPr>
            <w:pStyle w:val="ListParagraph"/>
            <w:ind w:left="0"/>
          </w:pPr>
        </w:pPrChange>
      </w:pPr>
      <w:r>
        <w:lastRenderedPageBreak/>
        <w:t>The columns</w:t>
      </w:r>
      <w:r w:rsidR="00595E8C">
        <w:t xml:space="preserve"> generated</w:t>
      </w:r>
      <w:r>
        <w:t xml:space="preserve"> </w:t>
      </w:r>
      <w:r w:rsidR="00595E8C">
        <w:t xml:space="preserve">by the report </w:t>
      </w:r>
      <w:r>
        <w:t>are the following:</w:t>
      </w:r>
    </w:p>
    <w:p w14:paraId="1DFB0634" w14:textId="77777777" w:rsidR="00595E8C" w:rsidRDefault="00595E8C" w:rsidP="00501589">
      <w:pPr>
        <w:pStyle w:val="ListParagraph"/>
        <w:keepNext/>
        <w:ind w:left="0"/>
        <w:pPrChange w:id="379" w:author="bspratt" w:date="2015-05-06T12:21:00Z">
          <w:pPr>
            <w:pStyle w:val="ListParagraph"/>
            <w:ind w:left="0"/>
          </w:pPr>
        </w:pPrChange>
      </w:pPr>
    </w:p>
    <w:tbl>
      <w:tblPr>
        <w:tblStyle w:val="TableGrid"/>
        <w:tblW w:w="0" w:type="auto"/>
        <w:tblLook w:val="04A0" w:firstRow="1" w:lastRow="0" w:firstColumn="1" w:lastColumn="0" w:noHBand="0" w:noVBand="1"/>
      </w:tblPr>
      <w:tblGrid>
        <w:gridCol w:w="2538"/>
        <w:gridCol w:w="6318"/>
      </w:tblGrid>
      <w:tr w:rsidR="00595E8C" w14:paraId="254AF95A" w14:textId="77777777" w:rsidTr="00595E8C">
        <w:tc>
          <w:tcPr>
            <w:tcW w:w="2538" w:type="dxa"/>
          </w:tcPr>
          <w:p w14:paraId="2B6CD557" w14:textId="54D55028" w:rsidR="00B757D4" w:rsidRPr="00595E8C" w:rsidRDefault="005B13F2" w:rsidP="00501589">
            <w:pPr>
              <w:pStyle w:val="ListParagraph"/>
              <w:keepNext/>
              <w:ind w:left="0"/>
              <w:rPr>
                <w:b/>
              </w:rPr>
              <w:pPrChange w:id="380" w:author="bspratt" w:date="2015-05-06T12:21:00Z">
                <w:pPr>
                  <w:pStyle w:val="ListParagraph"/>
                  <w:ind w:left="0"/>
                </w:pPr>
              </w:pPrChange>
            </w:pPr>
            <w:r w:rsidRPr="00595E8C">
              <w:rPr>
                <w:b/>
              </w:rPr>
              <w:t>Name</w:t>
            </w:r>
          </w:p>
        </w:tc>
        <w:tc>
          <w:tcPr>
            <w:tcW w:w="6318" w:type="dxa"/>
          </w:tcPr>
          <w:p w14:paraId="094132EA" w14:textId="1670EF31" w:rsidR="00B757D4" w:rsidRPr="00595E8C" w:rsidRDefault="005B13F2" w:rsidP="00501589">
            <w:pPr>
              <w:pStyle w:val="ListParagraph"/>
              <w:keepNext/>
              <w:ind w:left="0"/>
              <w:rPr>
                <w:b/>
              </w:rPr>
              <w:pPrChange w:id="381" w:author="bspratt" w:date="2015-05-06T12:21:00Z">
                <w:pPr>
                  <w:pStyle w:val="ListParagraph"/>
                  <w:ind w:left="0"/>
                </w:pPr>
              </w:pPrChange>
            </w:pPr>
            <w:r w:rsidRPr="00595E8C">
              <w:rPr>
                <w:b/>
              </w:rPr>
              <w:t>Meaning</w:t>
            </w:r>
          </w:p>
        </w:tc>
      </w:tr>
      <w:tr w:rsidR="00595E8C" w14:paraId="5962316C" w14:textId="77777777" w:rsidTr="00595E8C">
        <w:tc>
          <w:tcPr>
            <w:tcW w:w="2538" w:type="dxa"/>
          </w:tcPr>
          <w:p w14:paraId="484CA9F7" w14:textId="54C35B5C" w:rsidR="00B757D4" w:rsidRDefault="00595E8C" w:rsidP="00501589">
            <w:pPr>
              <w:pStyle w:val="ListParagraph"/>
              <w:keepNext/>
              <w:ind w:left="0"/>
              <w:pPrChange w:id="382" w:author="bspratt" w:date="2015-05-06T12:21:00Z">
                <w:pPr>
                  <w:pStyle w:val="ListParagraph"/>
                  <w:ind w:left="0"/>
                </w:pPr>
              </w:pPrChange>
            </w:pPr>
            <w:r>
              <w:t>uniprot_id</w:t>
            </w:r>
          </w:p>
        </w:tc>
        <w:tc>
          <w:tcPr>
            <w:tcW w:w="6318" w:type="dxa"/>
          </w:tcPr>
          <w:p w14:paraId="40215261" w14:textId="25FE23BF" w:rsidR="00B757D4" w:rsidRDefault="00595E8C" w:rsidP="00501589">
            <w:pPr>
              <w:pStyle w:val="ListParagraph"/>
              <w:keepNext/>
              <w:ind w:left="0"/>
              <w:pPrChange w:id="383" w:author="bspratt" w:date="2015-05-06T12:21:00Z">
                <w:pPr>
                  <w:pStyle w:val="ListParagraph"/>
                  <w:ind w:left="0"/>
                </w:pPr>
              </w:pPrChange>
            </w:pPr>
            <w:r>
              <w:t>Abbreviated protein name</w:t>
            </w:r>
          </w:p>
        </w:tc>
      </w:tr>
      <w:tr w:rsidR="00595E8C" w14:paraId="1F15E8C1" w14:textId="77777777" w:rsidTr="00595E8C">
        <w:tc>
          <w:tcPr>
            <w:tcW w:w="2538" w:type="dxa"/>
          </w:tcPr>
          <w:p w14:paraId="270EE270" w14:textId="56D6BD29" w:rsidR="00B757D4" w:rsidRDefault="00595E8C" w:rsidP="00501589">
            <w:pPr>
              <w:pStyle w:val="ListParagraph"/>
              <w:keepNext/>
              <w:ind w:left="0"/>
              <w:pPrChange w:id="384" w:author="bspratt" w:date="2015-05-06T12:21:00Z">
                <w:pPr>
                  <w:pStyle w:val="ListParagraph"/>
                  <w:ind w:left="0"/>
                </w:pPr>
              </w:pPrChange>
            </w:pPr>
            <w:r>
              <w:t>protein_name</w:t>
            </w:r>
          </w:p>
        </w:tc>
        <w:tc>
          <w:tcPr>
            <w:tcW w:w="6318" w:type="dxa"/>
          </w:tcPr>
          <w:p w14:paraId="0111B33D" w14:textId="2EADA693" w:rsidR="00B757D4" w:rsidRDefault="00595E8C" w:rsidP="00501589">
            <w:pPr>
              <w:pStyle w:val="ListParagraph"/>
              <w:keepNext/>
              <w:ind w:left="0"/>
              <w:pPrChange w:id="385" w:author="bspratt" w:date="2015-05-06T12:21:00Z">
                <w:pPr>
                  <w:pStyle w:val="ListParagraph"/>
                  <w:ind w:left="0"/>
                </w:pPr>
              </w:pPrChange>
            </w:pPr>
            <w:r>
              <w:t>Full protein name</w:t>
            </w:r>
          </w:p>
        </w:tc>
      </w:tr>
      <w:tr w:rsidR="00595E8C" w14:paraId="6ADA744E" w14:textId="77777777" w:rsidTr="00595E8C">
        <w:tc>
          <w:tcPr>
            <w:tcW w:w="2538" w:type="dxa"/>
          </w:tcPr>
          <w:p w14:paraId="268EF36E" w14:textId="4DD1E3F6" w:rsidR="00B757D4" w:rsidRDefault="00E4142A" w:rsidP="00501589">
            <w:pPr>
              <w:pStyle w:val="ListParagraph"/>
              <w:keepNext/>
              <w:ind w:left="0"/>
              <w:pPrChange w:id="386" w:author="bspratt" w:date="2015-05-06T12:21:00Z">
                <w:pPr>
                  <w:pStyle w:val="ListParagraph"/>
                  <w:ind w:left="0"/>
                </w:pPr>
              </w:pPrChange>
            </w:pPr>
            <w:r>
              <w:t>stripped_sequence</w:t>
            </w:r>
          </w:p>
        </w:tc>
        <w:tc>
          <w:tcPr>
            <w:tcW w:w="6318" w:type="dxa"/>
          </w:tcPr>
          <w:p w14:paraId="551D9498" w14:textId="08234331" w:rsidR="00B757D4" w:rsidRDefault="00E4142A" w:rsidP="00501589">
            <w:pPr>
              <w:pStyle w:val="ListParagraph"/>
              <w:keepNext/>
              <w:ind w:left="0"/>
              <w:pPrChange w:id="387" w:author="bspratt" w:date="2015-05-06T12:21:00Z">
                <w:pPr>
                  <w:pStyle w:val="ListParagraph"/>
                  <w:ind w:left="0"/>
                </w:pPr>
              </w:pPrChange>
            </w:pPr>
            <w:r>
              <w:t>Peptide sequence without modifications</w:t>
            </w:r>
          </w:p>
        </w:tc>
      </w:tr>
      <w:tr w:rsidR="00595E8C" w14:paraId="210EE31B" w14:textId="77777777" w:rsidTr="00595E8C">
        <w:tc>
          <w:tcPr>
            <w:tcW w:w="2538" w:type="dxa"/>
          </w:tcPr>
          <w:p w14:paraId="59ACB7D7" w14:textId="4BD554B7" w:rsidR="00B757D4" w:rsidRDefault="00E4142A" w:rsidP="00501589">
            <w:pPr>
              <w:pStyle w:val="ListParagraph"/>
              <w:keepNext/>
              <w:ind w:left="0"/>
              <w:pPrChange w:id="388" w:author="bspratt" w:date="2015-05-06T12:21:00Z">
                <w:pPr>
                  <w:pStyle w:val="ListParagraph"/>
                  <w:ind w:left="0"/>
                </w:pPr>
              </w:pPrChange>
            </w:pPr>
            <w:r>
              <w:t>isotype</w:t>
            </w:r>
          </w:p>
        </w:tc>
        <w:tc>
          <w:tcPr>
            <w:tcW w:w="6318" w:type="dxa"/>
          </w:tcPr>
          <w:p w14:paraId="52159556" w14:textId="5EEF9B3A" w:rsidR="00B757D4" w:rsidRDefault="00E4142A" w:rsidP="00501589">
            <w:pPr>
              <w:pStyle w:val="ListParagraph"/>
              <w:keepNext/>
              <w:ind w:left="0"/>
              <w:pPrChange w:id="389" w:author="bspratt" w:date="2015-05-06T12:21:00Z">
                <w:pPr>
                  <w:pStyle w:val="ListParagraph"/>
                  <w:ind w:left="0"/>
                </w:pPr>
              </w:pPrChange>
            </w:pPr>
            <w:r>
              <w:t xml:space="preserve">Precursor isotope, e.g. “light” or “heavy” </w:t>
            </w:r>
          </w:p>
        </w:tc>
      </w:tr>
      <w:tr w:rsidR="00595E8C" w14:paraId="7D3FF798" w14:textId="77777777" w:rsidTr="00595E8C">
        <w:tc>
          <w:tcPr>
            <w:tcW w:w="2538" w:type="dxa"/>
          </w:tcPr>
          <w:p w14:paraId="532B34A3" w14:textId="247A1067" w:rsidR="00B757D4" w:rsidRDefault="00E4142A" w:rsidP="00501589">
            <w:pPr>
              <w:pStyle w:val="ListParagraph"/>
              <w:keepNext/>
              <w:ind w:left="0"/>
              <w:pPrChange w:id="390" w:author="bspratt" w:date="2015-05-06T12:21:00Z">
                <w:pPr>
                  <w:pStyle w:val="ListParagraph"/>
                  <w:ind w:left="0"/>
                </w:pPr>
              </w:pPrChange>
            </w:pPr>
            <w:r>
              <w:t>modification_sequence</w:t>
            </w:r>
          </w:p>
        </w:tc>
        <w:tc>
          <w:tcPr>
            <w:tcW w:w="6318" w:type="dxa"/>
          </w:tcPr>
          <w:p w14:paraId="3B8F230A" w14:textId="00CA9C09" w:rsidR="00B757D4" w:rsidRDefault="00395B83" w:rsidP="00501589">
            <w:pPr>
              <w:pStyle w:val="ListParagraph"/>
              <w:keepNext/>
              <w:ind w:left="0"/>
              <w:pPrChange w:id="391" w:author="bspratt" w:date="2015-05-06T12:21:00Z">
                <w:pPr>
                  <w:pStyle w:val="ListParagraph"/>
                  <w:ind w:left="0"/>
                </w:pPr>
              </w:pPrChange>
            </w:pPr>
            <w:r>
              <w:t>Peptide sequence with modifications</w:t>
            </w:r>
          </w:p>
        </w:tc>
      </w:tr>
      <w:tr w:rsidR="00595E8C" w14:paraId="4E14D263" w14:textId="77777777" w:rsidTr="00595E8C">
        <w:tc>
          <w:tcPr>
            <w:tcW w:w="2538" w:type="dxa"/>
          </w:tcPr>
          <w:p w14:paraId="1A0A6E91" w14:textId="77D0AB2E" w:rsidR="00B757D4" w:rsidRDefault="00395B83" w:rsidP="00501589">
            <w:pPr>
              <w:pStyle w:val="ListParagraph"/>
              <w:keepNext/>
              <w:ind w:left="0"/>
              <w:pPrChange w:id="392" w:author="bspratt" w:date="2015-05-06T12:21:00Z">
                <w:pPr>
                  <w:pStyle w:val="ListParagraph"/>
                  <w:ind w:left="0"/>
                </w:pPr>
              </w:pPrChange>
            </w:pPr>
            <w:r>
              <w:t>Q1</w:t>
            </w:r>
          </w:p>
        </w:tc>
        <w:tc>
          <w:tcPr>
            <w:tcW w:w="6318" w:type="dxa"/>
          </w:tcPr>
          <w:p w14:paraId="1D407D54" w14:textId="1B440078" w:rsidR="00B757D4" w:rsidRDefault="00395B83" w:rsidP="00501589">
            <w:pPr>
              <w:pStyle w:val="ListParagraph"/>
              <w:keepNext/>
              <w:ind w:left="0"/>
              <w:pPrChange w:id="393" w:author="bspratt" w:date="2015-05-06T12:21:00Z">
                <w:pPr>
                  <w:pStyle w:val="ListParagraph"/>
                  <w:ind w:left="0"/>
                </w:pPr>
              </w:pPrChange>
            </w:pPr>
            <w:r>
              <w:t>Precursor Mass</w:t>
            </w:r>
          </w:p>
        </w:tc>
      </w:tr>
      <w:tr w:rsidR="00595E8C" w14:paraId="5DAC6F85" w14:textId="77777777" w:rsidTr="00595E8C">
        <w:tc>
          <w:tcPr>
            <w:tcW w:w="2538" w:type="dxa"/>
          </w:tcPr>
          <w:p w14:paraId="0FD7F5C3" w14:textId="1AD2CB3F" w:rsidR="00B757D4" w:rsidRDefault="00395B83" w:rsidP="00501589">
            <w:pPr>
              <w:pStyle w:val="ListParagraph"/>
              <w:keepNext/>
              <w:ind w:left="0"/>
              <w:pPrChange w:id="394" w:author="bspratt" w:date="2015-05-06T12:21:00Z">
                <w:pPr>
                  <w:pStyle w:val="ListParagraph"/>
                  <w:ind w:left="0"/>
                </w:pPr>
              </w:pPrChange>
            </w:pPr>
            <w:r>
              <w:t xml:space="preserve">Q3 </w:t>
            </w:r>
          </w:p>
        </w:tc>
        <w:tc>
          <w:tcPr>
            <w:tcW w:w="6318" w:type="dxa"/>
          </w:tcPr>
          <w:p w14:paraId="6AFBEC7D" w14:textId="23CBE696" w:rsidR="00B757D4" w:rsidRDefault="00395B83" w:rsidP="00501589">
            <w:pPr>
              <w:pStyle w:val="ListParagraph"/>
              <w:keepNext/>
              <w:ind w:left="0"/>
              <w:pPrChange w:id="395" w:author="bspratt" w:date="2015-05-06T12:21:00Z">
                <w:pPr>
                  <w:pStyle w:val="ListParagraph"/>
                  <w:ind w:left="0"/>
                </w:pPr>
              </w:pPrChange>
            </w:pPr>
            <w:r>
              <w:t>Product Mass</w:t>
            </w:r>
          </w:p>
        </w:tc>
      </w:tr>
      <w:tr w:rsidR="00595E8C" w14:paraId="6479CDA8" w14:textId="77777777" w:rsidTr="00595E8C">
        <w:tc>
          <w:tcPr>
            <w:tcW w:w="2538" w:type="dxa"/>
          </w:tcPr>
          <w:p w14:paraId="3B3F21C0" w14:textId="298B7CDD" w:rsidR="00B757D4" w:rsidRDefault="00395B83" w:rsidP="00501589">
            <w:pPr>
              <w:pStyle w:val="ListParagraph"/>
              <w:keepNext/>
              <w:ind w:left="0"/>
              <w:pPrChange w:id="396" w:author="bspratt" w:date="2015-05-06T12:21:00Z">
                <w:pPr>
                  <w:pStyle w:val="ListParagraph"/>
                  <w:ind w:left="0"/>
                </w:pPr>
              </w:pPrChange>
            </w:pPr>
            <w:r>
              <w:t>frg_z</w:t>
            </w:r>
          </w:p>
        </w:tc>
        <w:tc>
          <w:tcPr>
            <w:tcW w:w="6318" w:type="dxa"/>
          </w:tcPr>
          <w:p w14:paraId="7FFE93D2" w14:textId="6741E2EE" w:rsidR="00B757D4" w:rsidRDefault="00395B83" w:rsidP="00501589">
            <w:pPr>
              <w:pStyle w:val="ListParagraph"/>
              <w:keepNext/>
              <w:ind w:left="0"/>
              <w:pPrChange w:id="397" w:author="bspratt" w:date="2015-05-06T12:21:00Z">
                <w:pPr>
                  <w:pStyle w:val="ListParagraph"/>
                  <w:ind w:left="0"/>
                </w:pPr>
              </w:pPrChange>
            </w:pPr>
            <w:r>
              <w:t>Product charge</w:t>
            </w:r>
          </w:p>
        </w:tc>
      </w:tr>
      <w:tr w:rsidR="00595E8C" w14:paraId="7D56E2B1" w14:textId="77777777" w:rsidTr="00595E8C">
        <w:tc>
          <w:tcPr>
            <w:tcW w:w="2538" w:type="dxa"/>
          </w:tcPr>
          <w:p w14:paraId="2FD3954D" w14:textId="23D281B2" w:rsidR="00B757D4" w:rsidRDefault="00395B83" w:rsidP="00501589">
            <w:pPr>
              <w:pStyle w:val="ListParagraph"/>
              <w:keepNext/>
              <w:ind w:left="0"/>
              <w:pPrChange w:id="398" w:author="bspratt" w:date="2015-05-06T12:21:00Z">
                <w:pPr>
                  <w:pStyle w:val="ListParagraph"/>
                  <w:ind w:left="0"/>
                </w:pPr>
              </w:pPrChange>
            </w:pPr>
            <w:r>
              <w:t>prec_z</w:t>
            </w:r>
          </w:p>
        </w:tc>
        <w:tc>
          <w:tcPr>
            <w:tcW w:w="6318" w:type="dxa"/>
          </w:tcPr>
          <w:p w14:paraId="63137AB2" w14:textId="5DC6563D" w:rsidR="00B757D4" w:rsidRDefault="00395B83" w:rsidP="00501589">
            <w:pPr>
              <w:pStyle w:val="ListParagraph"/>
              <w:keepNext/>
              <w:ind w:left="0"/>
              <w:pPrChange w:id="399" w:author="bspratt" w:date="2015-05-06T12:21:00Z">
                <w:pPr>
                  <w:pStyle w:val="ListParagraph"/>
                  <w:ind w:left="0"/>
                </w:pPr>
              </w:pPrChange>
            </w:pPr>
            <w:r>
              <w:t>Precursor mass</w:t>
            </w:r>
          </w:p>
        </w:tc>
      </w:tr>
      <w:tr w:rsidR="00595E8C" w14:paraId="60E79970" w14:textId="77777777" w:rsidTr="00595E8C">
        <w:tc>
          <w:tcPr>
            <w:tcW w:w="2538" w:type="dxa"/>
          </w:tcPr>
          <w:p w14:paraId="09438CF3" w14:textId="447B5621" w:rsidR="00B757D4" w:rsidRDefault="00395B83" w:rsidP="00501589">
            <w:pPr>
              <w:pStyle w:val="ListParagraph"/>
              <w:keepNext/>
              <w:ind w:left="0"/>
              <w:pPrChange w:id="400" w:author="bspratt" w:date="2015-05-06T12:21:00Z">
                <w:pPr>
                  <w:pStyle w:val="ListParagraph"/>
                  <w:ind w:left="0"/>
                </w:pPr>
              </w:pPrChange>
            </w:pPr>
            <w:r>
              <w:t>relative_intensity</w:t>
            </w:r>
          </w:p>
        </w:tc>
        <w:tc>
          <w:tcPr>
            <w:tcW w:w="6318" w:type="dxa"/>
          </w:tcPr>
          <w:p w14:paraId="7F83086F" w14:textId="4AA407A7" w:rsidR="00B757D4" w:rsidRDefault="00395B83" w:rsidP="00501589">
            <w:pPr>
              <w:pStyle w:val="ListParagraph"/>
              <w:keepNext/>
              <w:ind w:left="0"/>
              <w:pPrChange w:id="401" w:author="bspratt" w:date="2015-05-06T12:21:00Z">
                <w:pPr>
                  <w:pStyle w:val="ListParagraph"/>
                  <w:ind w:left="0"/>
                </w:pPr>
              </w:pPrChange>
            </w:pPr>
            <w:r>
              <w:t>Spectral library intensity of that transition</w:t>
            </w:r>
          </w:p>
        </w:tc>
      </w:tr>
      <w:tr w:rsidR="00595E8C" w14:paraId="0D10945F" w14:textId="77777777" w:rsidTr="00595E8C">
        <w:tc>
          <w:tcPr>
            <w:tcW w:w="2538" w:type="dxa"/>
          </w:tcPr>
          <w:p w14:paraId="2FF63521" w14:textId="5BB1C95C" w:rsidR="00B757D4" w:rsidRDefault="009D75A5" w:rsidP="00501589">
            <w:pPr>
              <w:pStyle w:val="ListParagraph"/>
              <w:keepNext/>
              <w:ind w:left="0"/>
              <w:pPrChange w:id="402" w:author="bspratt" w:date="2015-05-06T12:21:00Z">
                <w:pPr>
                  <w:pStyle w:val="ListParagraph"/>
                  <w:ind w:left="0"/>
                </w:pPr>
              </w:pPrChange>
            </w:pPr>
            <w:r>
              <w:t>frg_nr</w:t>
            </w:r>
          </w:p>
        </w:tc>
        <w:tc>
          <w:tcPr>
            <w:tcW w:w="6318" w:type="dxa"/>
          </w:tcPr>
          <w:p w14:paraId="13610BDB" w14:textId="29BA3608" w:rsidR="00B757D4" w:rsidRDefault="008D693A" w:rsidP="00501589">
            <w:pPr>
              <w:pStyle w:val="ListParagraph"/>
              <w:keepNext/>
              <w:ind w:left="0"/>
              <w:pPrChange w:id="403" w:author="bspratt" w:date="2015-05-06T12:21:00Z">
                <w:pPr>
                  <w:pStyle w:val="ListParagraph"/>
                  <w:ind w:left="0"/>
                </w:pPr>
              </w:pPrChange>
            </w:pPr>
            <w:r>
              <w:t>Ion series number, e.g. the 8 in y8</w:t>
            </w:r>
          </w:p>
        </w:tc>
      </w:tr>
      <w:tr w:rsidR="00595E8C" w14:paraId="0D0E23FC" w14:textId="77777777" w:rsidTr="00595E8C">
        <w:tc>
          <w:tcPr>
            <w:tcW w:w="2538" w:type="dxa"/>
          </w:tcPr>
          <w:p w14:paraId="5018C2BF" w14:textId="5420EF08" w:rsidR="00B757D4" w:rsidRDefault="009D75A5" w:rsidP="00501589">
            <w:pPr>
              <w:pStyle w:val="ListParagraph"/>
              <w:keepNext/>
              <w:ind w:left="0"/>
              <w:pPrChange w:id="404" w:author="bspratt" w:date="2015-05-06T12:21:00Z">
                <w:pPr>
                  <w:pStyle w:val="ListParagraph"/>
                  <w:ind w:left="0"/>
                </w:pPr>
              </w:pPrChange>
            </w:pPr>
            <w:r>
              <w:t>frg_type</w:t>
            </w:r>
          </w:p>
        </w:tc>
        <w:tc>
          <w:tcPr>
            <w:tcW w:w="6318" w:type="dxa"/>
          </w:tcPr>
          <w:p w14:paraId="60F4091A" w14:textId="2E63E034" w:rsidR="00B757D4" w:rsidRDefault="00D13709" w:rsidP="00501589">
            <w:pPr>
              <w:pStyle w:val="ListParagraph"/>
              <w:keepNext/>
              <w:ind w:left="0"/>
              <w:pPrChange w:id="405" w:author="bspratt" w:date="2015-05-06T12:21:00Z">
                <w:pPr>
                  <w:pStyle w:val="ListParagraph"/>
                  <w:ind w:left="0"/>
                </w:pPr>
              </w:pPrChange>
            </w:pPr>
            <w:r>
              <w:t>Type of fragment ion, e.g. b, y, precursor</w:t>
            </w:r>
          </w:p>
        </w:tc>
      </w:tr>
      <w:tr w:rsidR="00595E8C" w14:paraId="720FDECB" w14:textId="77777777" w:rsidTr="00595E8C">
        <w:tc>
          <w:tcPr>
            <w:tcW w:w="2538" w:type="dxa"/>
          </w:tcPr>
          <w:p w14:paraId="72871F7C" w14:textId="0AFE1E91" w:rsidR="00B757D4" w:rsidRDefault="007E3568" w:rsidP="00501589">
            <w:pPr>
              <w:pStyle w:val="ListParagraph"/>
              <w:keepNext/>
              <w:ind w:left="0"/>
              <w:pPrChange w:id="406" w:author="bspratt" w:date="2015-05-06T12:21:00Z">
                <w:pPr>
                  <w:pStyle w:val="ListParagraph"/>
                  <w:ind w:left="0"/>
                </w:pPr>
              </w:pPrChange>
            </w:pPr>
            <w:r>
              <w:t>iRT</w:t>
            </w:r>
          </w:p>
        </w:tc>
        <w:tc>
          <w:tcPr>
            <w:tcW w:w="6318" w:type="dxa"/>
          </w:tcPr>
          <w:p w14:paraId="44CFC6F1" w14:textId="1CEAAB4E" w:rsidR="00B757D4" w:rsidRDefault="008D693A" w:rsidP="00501589">
            <w:pPr>
              <w:pStyle w:val="ListParagraph"/>
              <w:keepNext/>
              <w:ind w:left="0"/>
              <w:pPrChange w:id="407" w:author="bspratt" w:date="2015-05-06T12:21:00Z">
                <w:pPr>
                  <w:pStyle w:val="ListParagraph"/>
                  <w:ind w:left="0"/>
                </w:pPr>
              </w:pPrChange>
            </w:pPr>
            <w:r>
              <w:t>Predicted iRT value for this transition</w:t>
            </w:r>
          </w:p>
        </w:tc>
      </w:tr>
      <w:tr w:rsidR="00595E8C" w14:paraId="1AE90474" w14:textId="77777777" w:rsidTr="00595E8C">
        <w:tc>
          <w:tcPr>
            <w:tcW w:w="2538" w:type="dxa"/>
          </w:tcPr>
          <w:p w14:paraId="65E30A61" w14:textId="714EAA66" w:rsidR="00B757D4" w:rsidRDefault="00B91DED" w:rsidP="00940980">
            <w:pPr>
              <w:pStyle w:val="ListParagraph"/>
              <w:ind w:left="0"/>
            </w:pPr>
            <w:r>
              <w:t>RT</w:t>
            </w:r>
            <w:r w:rsidR="007E3568">
              <w:t>_detected</w:t>
            </w:r>
          </w:p>
        </w:tc>
        <w:tc>
          <w:tcPr>
            <w:tcW w:w="6318" w:type="dxa"/>
          </w:tcPr>
          <w:p w14:paraId="52121629" w14:textId="71EBF454" w:rsidR="00B757D4" w:rsidRDefault="00B91DED" w:rsidP="00940980">
            <w:pPr>
              <w:pStyle w:val="ListParagraph"/>
              <w:ind w:left="0"/>
            </w:pPr>
            <w:r>
              <w:t>Measured retention time value in the Skyline document</w:t>
            </w:r>
          </w:p>
        </w:tc>
      </w:tr>
    </w:tbl>
    <w:p w14:paraId="4784C869" w14:textId="632BDD4D" w:rsidR="002115B3" w:rsidRDefault="002115B3">
      <w:pPr>
        <w:pStyle w:val="Heading2"/>
        <w:pPrChange w:id="408" w:author="bspratt" w:date="2014-11-11T11:39:00Z">
          <w:pPr>
            <w:pStyle w:val="Heading1"/>
          </w:pPr>
        </w:pPrChange>
      </w:pPr>
      <w:bookmarkStart w:id="409" w:name="_Toc403469520"/>
      <w:r>
        <w:t>Preparing the Exported Skyline Report for Peak View</w:t>
      </w:r>
      <w:bookmarkEnd w:id="409"/>
    </w:p>
    <w:p w14:paraId="1B172D26" w14:textId="315AC173" w:rsidR="002115B3" w:rsidRDefault="007015B5" w:rsidP="002115B3">
      <w:r>
        <w:t xml:space="preserve">The custom report exported from Skyline can </w:t>
      </w:r>
      <w:r w:rsidRPr="007015B5">
        <w:rPr>
          <w:i/>
        </w:rPr>
        <w:t>almost</w:t>
      </w:r>
      <w:r>
        <w:t xml:space="preserve"> be directly read by Peak View, but there a</w:t>
      </w:r>
      <w:r w:rsidR="004556C8">
        <w:t>re a</w:t>
      </w:r>
      <w:r>
        <w:t xml:space="preserve"> few changes in format that need to be made first.  Currently these changes need to be made manually but </w:t>
      </w:r>
      <w:r w:rsidR="004556C8">
        <w:t>hopefully can be automated in the future:</w:t>
      </w:r>
    </w:p>
    <w:p w14:paraId="51227120" w14:textId="428690AA" w:rsidR="004556C8" w:rsidRDefault="004556C8" w:rsidP="00721087">
      <w:pPr>
        <w:pStyle w:val="ListParagraph"/>
        <w:numPr>
          <w:ilvl w:val="0"/>
          <w:numId w:val="2"/>
        </w:numPr>
      </w:pPr>
      <w:r>
        <w:t xml:space="preserve">Format of modified peptide sequences in </w:t>
      </w:r>
      <w:r w:rsidRPr="004556C8">
        <w:rPr>
          <w:b/>
        </w:rPr>
        <w:t xml:space="preserve">modification_sequence </w:t>
      </w:r>
      <w:r>
        <w:t>column</w:t>
      </w:r>
      <w:r w:rsidR="00644633">
        <w:t xml:space="preserve"> must be edited</w:t>
      </w:r>
      <w:r>
        <w:t xml:space="preserve">.  Peak View can only read modifications in the “short-name” format, for example </w:t>
      </w:r>
      <w:proofErr w:type="gramStart"/>
      <w:r>
        <w:t>C[</w:t>
      </w:r>
      <w:proofErr w:type="gramEnd"/>
      <w:r>
        <w:t xml:space="preserve">CAM] for carbamidomethylation of carbon.  Skyline can </w:t>
      </w:r>
      <w:r w:rsidRPr="004556C8">
        <w:rPr>
          <w:i/>
        </w:rPr>
        <w:t>read</w:t>
      </w:r>
      <w:r>
        <w:t xml:space="preserve"> short-name format, but it currently always </w:t>
      </w:r>
      <w:r w:rsidRPr="004556C8">
        <w:rPr>
          <w:i/>
        </w:rPr>
        <w:t xml:space="preserve">outputs </w:t>
      </w:r>
      <w:r>
        <w:t xml:space="preserve">in mass difference format, e.g. </w:t>
      </w:r>
      <w:proofErr w:type="gramStart"/>
      <w:r>
        <w:t>C[</w:t>
      </w:r>
      <w:proofErr w:type="gramEnd"/>
      <w:r>
        <w:t xml:space="preserve">+57.0].  Thus, you must manually change the mass difference format to the short-name format in the </w:t>
      </w:r>
      <w:r w:rsidRPr="004556C8">
        <w:rPr>
          <w:b/>
        </w:rPr>
        <w:t xml:space="preserve">modification-sequence </w:t>
      </w:r>
      <w:r>
        <w:t>column, before it can be read by Peak View.</w:t>
      </w:r>
      <w:r w:rsidR="00644633">
        <w:t xml:space="preserve">  To find the short name for the modification, you can first find the long name in the Skyline settings (which should contain the mod), and then (if you have access to Skyline source code) you can look up the short name in the </w:t>
      </w:r>
      <w:proofErr w:type="spellStart"/>
      <w:r w:rsidR="00644633">
        <w:t>UniModData.cs</w:t>
      </w:r>
      <w:proofErr w:type="spellEnd"/>
      <w:r w:rsidR="00644633">
        <w:t xml:space="preserve"> file in the Skyline project</w:t>
      </w:r>
      <w:ins w:id="410" w:author="bspratt" w:date="2015-05-07T13:50:00Z">
        <w:r w:rsidR="00721087">
          <w:t xml:space="preserve">, which can be found at  </w:t>
        </w:r>
      </w:ins>
      <w:ins w:id="411" w:author="bspratt" w:date="2015-05-07T13:49:00Z">
        <w:r w:rsidR="00721087">
          <w:t xml:space="preserve"> </w:t>
        </w:r>
      </w:ins>
      <w:ins w:id="412" w:author="bspratt" w:date="2015-05-07T13:50:00Z">
        <w:r w:rsidR="00721087">
          <w:lastRenderedPageBreak/>
          <w:fldChar w:fldCharType="begin"/>
        </w:r>
        <w:r w:rsidR="00721087">
          <w:instrText xml:space="preserve"> HYPERLINK "https://svn.code.sf.net/p/proteowizard/code/trunk/pwiz/pwiz_tools/Skyline/Model/DocSettings/UniModData.cs" </w:instrText>
        </w:r>
        <w:r w:rsidR="00721087">
          <w:fldChar w:fldCharType="separate"/>
        </w:r>
        <w:r w:rsidR="00721087" w:rsidRPr="00721087">
          <w:rPr>
            <w:rStyle w:val="Hyperlink"/>
          </w:rPr>
          <w:t>https://svn.code.sf.net/p/proteowizard/code/trunk/pwiz/pwiz_tools/Skyline/Model/DocSettings/UniModData.cs</w:t>
        </w:r>
        <w:r w:rsidR="00721087">
          <w:fldChar w:fldCharType="end"/>
        </w:r>
      </w:ins>
      <w:del w:id="413" w:author="bspratt" w:date="2015-05-07T11:42:00Z">
        <w:r w:rsidR="00644633" w:rsidDel="00A41B92">
          <w:delText xml:space="preserve">.  </w:delText>
        </w:r>
      </w:del>
      <w:del w:id="414" w:author="bspratt" w:date="2015-05-06T12:58:00Z">
        <w:r w:rsidR="00644633" w:rsidDel="00004D73">
          <w:delText>ABSciex</w:delText>
        </w:r>
      </w:del>
      <w:del w:id="415" w:author="bspratt" w:date="2015-05-07T11:42:00Z">
        <w:r w:rsidR="00644633" w:rsidDel="00A41B92">
          <w:delText xml:space="preserve"> may also publish a list of short names though I have not needed this myself</w:delText>
        </w:r>
      </w:del>
      <w:r w:rsidR="00644633">
        <w:t>.</w:t>
      </w:r>
    </w:p>
    <w:p w14:paraId="345FFDA3" w14:textId="6221FA52" w:rsidR="004556C8" w:rsidRDefault="00644633" w:rsidP="004556C8">
      <w:pPr>
        <w:pStyle w:val="ListParagraph"/>
        <w:numPr>
          <w:ilvl w:val="0"/>
          <w:numId w:val="2"/>
        </w:numPr>
      </w:pPr>
      <w:r>
        <w:t xml:space="preserve">Remove </w:t>
      </w:r>
      <w:r w:rsidR="004556C8">
        <w:t xml:space="preserve">“#N/A” in </w:t>
      </w:r>
      <w:r w:rsidR="004556C8" w:rsidRPr="004556C8">
        <w:rPr>
          <w:b/>
        </w:rPr>
        <w:t>relative_intensity</w:t>
      </w:r>
      <w:r w:rsidR="004556C8">
        <w:t xml:space="preserve"> column.  When a particular transition does not have a corresponding intensity in the spectral library, Skyline will output a #N/A value in its report.  Peak View cannot read #N/A and these values should instead </w:t>
      </w:r>
      <w:del w:id="416" w:author="bspratt" w:date="2014-11-11T13:56:00Z">
        <w:r w:rsidR="004556C8" w:rsidDel="00D140F2">
          <w:delText xml:space="preserve">by </w:delText>
        </w:r>
      </w:del>
      <w:ins w:id="417" w:author="bspratt" w:date="2014-11-11T13:56:00Z">
        <w:r w:rsidR="00D140F2">
          <w:t xml:space="preserve">be </w:t>
        </w:r>
      </w:ins>
      <w:r w:rsidR="004556C8">
        <w:t>set to 0.  Other columns will occasionally also contain #N/A, and need to be changed to an appropriate default value.</w:t>
      </w:r>
      <w:r w:rsidR="00597857">
        <w:t xml:space="preserve">  Sometimes, when your experiment lacks a certain type of data (e.g. no spectral libraries), the whole column is #N/A.  In that case, you can delete the whole column and Peak View will still be able to read the file.</w:t>
      </w:r>
    </w:p>
    <w:p w14:paraId="03266891" w14:textId="53D53780" w:rsidR="004556C8" w:rsidRDefault="00231F29" w:rsidP="004556C8">
      <w:pPr>
        <w:pStyle w:val="ListParagraph"/>
        <w:numPr>
          <w:ilvl w:val="0"/>
          <w:numId w:val="2"/>
        </w:numPr>
      </w:pPr>
      <w:r>
        <w:t xml:space="preserve">Adjust </w:t>
      </w:r>
      <w:r>
        <w:rPr>
          <w:b/>
        </w:rPr>
        <w:t xml:space="preserve">iRT </w:t>
      </w:r>
      <w:r>
        <w:t>and</w:t>
      </w:r>
      <w:ins w:id="418" w:author="bspratt" w:date="2014-11-12T10:42:00Z">
        <w:r w:rsidR="00C35B22">
          <w:t>/or</w:t>
        </w:r>
      </w:ins>
      <w:r>
        <w:t xml:space="preserve"> </w:t>
      </w:r>
      <w:r w:rsidR="00597857">
        <w:rPr>
          <w:b/>
        </w:rPr>
        <w:t>RT</w:t>
      </w:r>
      <w:r>
        <w:rPr>
          <w:b/>
        </w:rPr>
        <w:t xml:space="preserve">_detected </w:t>
      </w:r>
      <w:r>
        <w:t xml:space="preserve">depending on </w:t>
      </w:r>
      <w:r w:rsidR="00597857">
        <w:t>th</w:t>
      </w:r>
      <w:r w:rsidR="002778C9">
        <w:t>e setup.  There are two ways of using retention time information in Skyline: there may be iRT values that are used to predict the retention time, or the RT may be inferred approximately from accompanying DDA runs</w:t>
      </w:r>
      <w:r w:rsidR="00565EE1">
        <w:t xml:space="preserve">.  The Skyline report exports </w:t>
      </w:r>
      <w:r w:rsidR="00565EE1">
        <w:rPr>
          <w:i/>
        </w:rPr>
        <w:t xml:space="preserve">both </w:t>
      </w:r>
      <w:r w:rsidR="00565EE1">
        <w:t xml:space="preserve">formats (in the </w:t>
      </w:r>
      <w:r w:rsidR="00565EE1" w:rsidRPr="00565EE1">
        <w:rPr>
          <w:b/>
        </w:rPr>
        <w:t>iRT</w:t>
      </w:r>
      <w:r w:rsidR="00565EE1">
        <w:t xml:space="preserve"> and </w:t>
      </w:r>
      <w:r w:rsidR="00565EE1" w:rsidRPr="00565EE1">
        <w:rPr>
          <w:b/>
        </w:rPr>
        <w:t>RT_detected</w:t>
      </w:r>
      <w:r w:rsidR="00565EE1">
        <w:t xml:space="preserve"> columns, respectively), but you only need one and in fact Skyline will get confused if both are present.  If you have iRT values, then you should set every entry in the </w:t>
      </w:r>
      <w:r w:rsidR="00565EE1" w:rsidRPr="00565EE1">
        <w:rPr>
          <w:b/>
        </w:rPr>
        <w:t>RT_detected</w:t>
      </w:r>
      <w:r w:rsidR="00565EE1">
        <w:t xml:space="preserve"> column to -1.  If you do not have iRT values and wish to use the detected RT times instead, then simply delete the </w:t>
      </w:r>
      <w:r w:rsidR="00565EE1">
        <w:rPr>
          <w:b/>
        </w:rPr>
        <w:t xml:space="preserve">iRT </w:t>
      </w:r>
      <w:r w:rsidR="00565EE1">
        <w:t>column</w:t>
      </w:r>
      <w:ins w:id="419" w:author="bspratt" w:date="2014-11-12T10:43:00Z">
        <w:r w:rsidR="00C35B22">
          <w:t xml:space="preserve"> or use the “no iRT” version of the report as provided</w:t>
        </w:r>
      </w:ins>
      <w:r w:rsidR="00565EE1">
        <w:t>.</w:t>
      </w:r>
      <w:r w:rsidR="00114690">
        <w:t xml:space="preserve">  An example of each format is included with this tutorial.</w:t>
      </w:r>
    </w:p>
    <w:p w14:paraId="0C09E30C" w14:textId="3477F8A4" w:rsidR="00597857" w:rsidRDefault="00597857" w:rsidP="004556C8">
      <w:pPr>
        <w:pStyle w:val="ListParagraph"/>
        <w:numPr>
          <w:ilvl w:val="0"/>
          <w:numId w:val="2"/>
        </w:numPr>
      </w:pPr>
      <w:r>
        <w:t xml:space="preserve">The file must be tab-separated, not comma separated.  </w:t>
      </w:r>
      <w:ins w:id="420" w:author="bspratt" w:date="2014-11-11T14:22:00Z">
        <w:r w:rsidR="00563CC5">
          <w:t xml:space="preserve">If this isn’t already the case, </w:t>
        </w:r>
      </w:ins>
      <w:ins w:id="421" w:author="bspratt" w:date="2014-11-11T14:23:00Z">
        <w:r w:rsidR="00563CC5">
          <w:t>y</w:t>
        </w:r>
      </w:ins>
      <w:del w:id="422" w:author="bspratt" w:date="2014-11-11T14:23:00Z">
        <w:r w:rsidDel="00563CC5">
          <w:delText>Y</w:delText>
        </w:r>
      </w:del>
      <w:r>
        <w:t xml:space="preserve">ou can </w:t>
      </w:r>
      <w:del w:id="423" w:author="bspratt" w:date="2015-05-06T12:59:00Z">
        <w:r w:rsidDel="00004D73">
          <w:delText>use MSWord or OpenOffice</w:delText>
        </w:r>
        <w:r w:rsidR="00240407" w:rsidDel="00004D73">
          <w:delText xml:space="preserve"> to make the change</w:delText>
        </w:r>
        <w:r w:rsidDel="00004D73">
          <w:delText xml:space="preserve">, or </w:delText>
        </w:r>
      </w:del>
      <w:r w:rsidR="00240407">
        <w:t>simply replace commas with tab</w:t>
      </w:r>
      <w:r>
        <w:t>s in a text editor.</w:t>
      </w:r>
    </w:p>
    <w:p w14:paraId="3DC7C837" w14:textId="2A1FCFDD" w:rsidR="002778C9" w:rsidRDefault="002778C9" w:rsidP="002778C9">
      <w:r>
        <w:t xml:space="preserve">If, after making these changes, Peak View still cannot read the file, the problem </w:t>
      </w:r>
      <w:r w:rsidR="00D7387A">
        <w:t>is usually some format or value-</w:t>
      </w:r>
      <w:r>
        <w:t xml:space="preserve">type error (e.g. Peak View doesn’t like a particular modification notation).  Unfortunately, Peak View gives </w:t>
      </w:r>
      <w:del w:id="424" w:author="bspratt" w:date="2015-05-06T13:02:00Z">
        <w:r w:rsidDel="00004D73">
          <w:delText>extremely</w:delText>
        </w:r>
      </w:del>
      <w:ins w:id="425" w:author="bspratt" w:date="2015-05-06T13:02:00Z">
        <w:r w:rsidR="00004D73">
          <w:t>rather</w:t>
        </w:r>
      </w:ins>
      <w:r>
        <w:t xml:space="preserve"> non-specific errors (usually it gives a generic format error with no indication of which line it occurred on), so tracking down the source of the problem can be difficult.  </w:t>
      </w:r>
      <w:del w:id="426" w:author="bspratt" w:date="2015-05-07T13:51:00Z">
        <w:r w:rsidDel="00721087">
          <w:delText>I have often had to</w:delText>
        </w:r>
      </w:del>
      <w:ins w:id="427" w:author="bspratt" w:date="2015-05-07T13:51:00Z">
        <w:r w:rsidR="00721087">
          <w:t>You may need to</w:t>
        </w:r>
      </w:ins>
      <w:r>
        <w:t xml:space="preserve"> import the file part by part to isolate the error.</w:t>
      </w:r>
    </w:p>
    <w:p w14:paraId="13CC5ADB" w14:textId="0F1C75E2" w:rsidR="000C0574" w:rsidRDefault="000C0574">
      <w:pPr>
        <w:pStyle w:val="Heading2"/>
        <w:pPrChange w:id="428" w:author="bspratt" w:date="2014-11-11T11:39:00Z">
          <w:pPr>
            <w:pStyle w:val="Heading1"/>
          </w:pPr>
        </w:pPrChange>
      </w:pPr>
      <w:bookmarkStart w:id="429" w:name="_Toc403469521"/>
      <w:r>
        <w:t>Importing To Peak View</w:t>
      </w:r>
      <w:bookmarkEnd w:id="429"/>
    </w:p>
    <w:p w14:paraId="4D429A0B" w14:textId="4691E274" w:rsidR="000C0574" w:rsidRDefault="00D7387A" w:rsidP="000C0574">
      <w:r>
        <w:t>The Skyline report</w:t>
      </w:r>
      <w:r w:rsidR="00240407">
        <w:t xml:space="preserve"> should now be in a format</w:t>
      </w:r>
      <w:r>
        <w:t xml:space="preserve"> that Peak View can read</w:t>
      </w:r>
      <w:r w:rsidR="00357327">
        <w:t xml:space="preserve"> as an assay library/ ion library</w:t>
      </w:r>
      <w:r>
        <w:t>.  To import</w:t>
      </w:r>
      <w:r w:rsidR="003936E9">
        <w:t xml:space="preserve"> to Peak View:</w:t>
      </w:r>
    </w:p>
    <w:p w14:paraId="65A95321" w14:textId="337ADCFE" w:rsidR="003936E9" w:rsidRDefault="003936E9" w:rsidP="003936E9">
      <w:pPr>
        <w:pStyle w:val="ListParagraph"/>
        <w:numPr>
          <w:ilvl w:val="0"/>
          <w:numId w:val="3"/>
        </w:numPr>
      </w:pPr>
      <w:r>
        <w:t>Open Peak View.  Make sure you have the MS/MS(All) SWATH Micro App installed.</w:t>
      </w:r>
    </w:p>
    <w:p w14:paraId="7420796C" w14:textId="47921837" w:rsidR="003936E9" w:rsidRDefault="004661A4" w:rsidP="003936E9">
      <w:pPr>
        <w:pStyle w:val="ListParagraph"/>
        <w:numPr>
          <w:ilvl w:val="0"/>
          <w:numId w:val="3"/>
        </w:numPr>
      </w:pPr>
      <w:r>
        <w:t xml:space="preserve">Under the </w:t>
      </w:r>
      <w:r>
        <w:rPr>
          <w:b/>
        </w:rPr>
        <w:t xml:space="preserve">Quantitation -&gt; SWATH Processing </w:t>
      </w:r>
      <w:r>
        <w:t xml:space="preserve">menu, click on </w:t>
      </w:r>
      <w:r>
        <w:rPr>
          <w:b/>
        </w:rPr>
        <w:t>Import Ion Library.</w:t>
      </w:r>
    </w:p>
    <w:p w14:paraId="25ECEC32" w14:textId="77777777" w:rsidR="004661A4" w:rsidRPr="000C0574" w:rsidRDefault="004661A4" w:rsidP="004661A4">
      <w:pPr>
        <w:pStyle w:val="ListParagraph"/>
      </w:pPr>
    </w:p>
    <w:p w14:paraId="7927EF07" w14:textId="5B9F73B4" w:rsidR="00597857" w:rsidRPr="004556C8" w:rsidRDefault="004661A4" w:rsidP="00597857">
      <w:pPr>
        <w:pStyle w:val="ListParagraph"/>
        <w:ind w:left="0"/>
      </w:pPr>
      <w:r>
        <w:rPr>
          <w:noProof/>
        </w:rPr>
        <w:drawing>
          <wp:inline distT="0" distB="0" distL="0" distR="0" wp14:anchorId="48174A37" wp14:editId="2DCCD3FA">
            <wp:extent cx="3472491" cy="137909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2859" cy="1379241"/>
                    </a:xfrm>
                    <a:prstGeom prst="rect">
                      <a:avLst/>
                    </a:prstGeom>
                    <a:noFill/>
                    <a:ln>
                      <a:noFill/>
                    </a:ln>
                  </pic:spPr>
                </pic:pic>
              </a:graphicData>
            </a:graphic>
          </wp:inline>
        </w:drawing>
      </w:r>
    </w:p>
    <w:p w14:paraId="04091C4D" w14:textId="77777777" w:rsidR="00B91DED" w:rsidRDefault="00B91DED" w:rsidP="00940980">
      <w:pPr>
        <w:pStyle w:val="ListParagraph"/>
        <w:ind w:left="0"/>
      </w:pPr>
    </w:p>
    <w:p w14:paraId="4AB7C03C" w14:textId="7ABC1E80" w:rsidR="004661A4" w:rsidRDefault="00617053" w:rsidP="004661A4">
      <w:pPr>
        <w:pStyle w:val="ListParagraph"/>
        <w:numPr>
          <w:ilvl w:val="0"/>
          <w:numId w:val="4"/>
        </w:numPr>
      </w:pPr>
      <w:r>
        <w:t xml:space="preserve">A menu should show up allowing you to choose a file, as shown below.  Select </w:t>
      </w:r>
      <w:r>
        <w:rPr>
          <w:b/>
        </w:rPr>
        <w:t xml:space="preserve">Ion Library Text Files </w:t>
      </w:r>
      <w:r>
        <w:t xml:space="preserve">in the bottom right, </w:t>
      </w:r>
      <w:r w:rsidR="004033A9">
        <w:t xml:space="preserve">then select the Skyline report you exported/modified, and click </w:t>
      </w:r>
      <w:r w:rsidR="004033A9">
        <w:rPr>
          <w:b/>
        </w:rPr>
        <w:t>Open</w:t>
      </w:r>
    </w:p>
    <w:p w14:paraId="45CB35E1" w14:textId="75E558C7" w:rsidR="004661A4" w:rsidRDefault="00617053" w:rsidP="004661A4">
      <w:r>
        <w:rPr>
          <w:noProof/>
        </w:rPr>
        <w:drawing>
          <wp:inline distT="0" distB="0" distL="0" distR="0" wp14:anchorId="10F522A0" wp14:editId="781FD881">
            <wp:extent cx="5486400" cy="304306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43065"/>
                    </a:xfrm>
                    <a:prstGeom prst="rect">
                      <a:avLst/>
                    </a:prstGeom>
                    <a:noFill/>
                    <a:ln>
                      <a:noFill/>
                    </a:ln>
                  </pic:spPr>
                </pic:pic>
              </a:graphicData>
            </a:graphic>
          </wp:inline>
        </w:drawing>
      </w:r>
    </w:p>
    <w:p w14:paraId="1DEB1527" w14:textId="48BCB0E8" w:rsidR="004033A9" w:rsidRDefault="004033A9" w:rsidP="004033A9">
      <w:r>
        <w:t>Next you should see the following menu:</w:t>
      </w:r>
    </w:p>
    <w:p w14:paraId="449772A0" w14:textId="2C8491D9" w:rsidR="004033A9" w:rsidRDefault="00886647" w:rsidP="004033A9">
      <w:ins w:id="430" w:author="bspratt" w:date="2014-11-12T10:45:00Z">
        <w:r w:rsidRPr="00886647">
          <w:rPr>
            <w:noProof/>
          </w:rPr>
          <w:t xml:space="preserve"> </w:t>
        </w:r>
        <w:r>
          <w:rPr>
            <w:noProof/>
          </w:rPr>
          <w:drawing>
            <wp:inline distT="0" distB="0" distL="0" distR="0" wp14:anchorId="40CBD9F3" wp14:editId="67751358">
              <wp:extent cx="4411980" cy="29565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11980" cy="2956560"/>
                      </a:xfrm>
                      <a:prstGeom prst="rect">
                        <a:avLst/>
                      </a:prstGeom>
                    </pic:spPr>
                  </pic:pic>
                </a:graphicData>
              </a:graphic>
            </wp:inline>
          </w:drawing>
        </w:r>
      </w:ins>
    </w:p>
    <w:p w14:paraId="09DB8D26" w14:textId="6A53A4D7" w:rsidR="004033A9" w:rsidRDefault="004033A9" w:rsidP="004033A9">
      <w:pPr>
        <w:pStyle w:val="ListParagraph"/>
        <w:numPr>
          <w:ilvl w:val="0"/>
          <w:numId w:val="4"/>
        </w:numPr>
      </w:pPr>
      <w:r>
        <w:t xml:space="preserve">Enter </w:t>
      </w:r>
      <w:r>
        <w:rPr>
          <w:b/>
        </w:rPr>
        <w:t xml:space="preserve">1000 </w:t>
      </w:r>
      <w:r>
        <w:t>for maximum number of proteins to import (or a higher number, if your sample has more proteins).  It is not important exactly what number you enter, it just has to be larger than the number of proteins in your sample.</w:t>
      </w:r>
    </w:p>
    <w:p w14:paraId="6957DA03" w14:textId="6FF92CD9" w:rsidR="004033A9" w:rsidRPr="004033A9" w:rsidRDefault="004033A9" w:rsidP="004033A9">
      <w:pPr>
        <w:pStyle w:val="ListParagraph"/>
        <w:numPr>
          <w:ilvl w:val="0"/>
          <w:numId w:val="4"/>
        </w:numPr>
      </w:pPr>
      <w:r>
        <w:lastRenderedPageBreak/>
        <w:t xml:space="preserve">Uncheck </w:t>
      </w:r>
      <w:r>
        <w:rPr>
          <w:b/>
        </w:rPr>
        <w:t>Do not import shared peptides</w:t>
      </w:r>
    </w:p>
    <w:p w14:paraId="46D8386B" w14:textId="5E40B807" w:rsidR="004033A9" w:rsidRDefault="004033A9" w:rsidP="004033A9">
      <w:pPr>
        <w:pStyle w:val="ListParagraph"/>
        <w:numPr>
          <w:ilvl w:val="0"/>
          <w:numId w:val="4"/>
        </w:numPr>
      </w:pPr>
      <w:r>
        <w:t xml:space="preserve">If your Skyline document contains all unlabeled peptides, select </w:t>
      </w:r>
      <w:r>
        <w:rPr>
          <w:b/>
        </w:rPr>
        <w:t xml:space="preserve">Unlabeled </w:t>
      </w:r>
      <w:r>
        <w:t>for sample type.  If it contains heavy/light pairs or another labeling scheme, select the appropriate labeling scheme.</w:t>
      </w:r>
      <w:ins w:id="431" w:author="bspratt" w:date="2014-11-11T14:14:00Z">
        <w:r w:rsidR="009D1C96">
          <w:t xml:space="preserve">  The data set we</w:t>
        </w:r>
      </w:ins>
      <w:ins w:id="432" w:author="bspratt" w:date="2014-11-11T14:15:00Z">
        <w:r w:rsidR="009D1C96">
          <w:t>’re using here is Unlabeled.</w:t>
        </w:r>
      </w:ins>
    </w:p>
    <w:p w14:paraId="7D927477" w14:textId="301A4E90" w:rsidR="004033A9" w:rsidRDefault="004033A9" w:rsidP="004033A9">
      <w:pPr>
        <w:pStyle w:val="ListParagraph"/>
        <w:numPr>
          <w:ilvl w:val="0"/>
          <w:numId w:val="4"/>
        </w:numPr>
      </w:pPr>
      <w:r>
        <w:t xml:space="preserve">If your Skyline document has a labeling scheme, but you want Peak View to process each precursor separately, pretending that all the isotopes (e.g. heavy and light) of a given peptide are simply separate peptides, then check </w:t>
      </w:r>
      <w:r>
        <w:rPr>
          <w:b/>
        </w:rPr>
        <w:t xml:space="preserve">Convert Sample Type To </w:t>
      </w:r>
      <w:r>
        <w:t xml:space="preserve">and make sure </w:t>
      </w:r>
      <w:r>
        <w:rPr>
          <w:b/>
        </w:rPr>
        <w:t xml:space="preserve">Unlabeled </w:t>
      </w:r>
      <w:r>
        <w:t xml:space="preserve">is selected (this workflow can be useful for certain types of software comparisons).  Otherwise, don’t check this box. </w:t>
      </w:r>
    </w:p>
    <w:p w14:paraId="7C44B516" w14:textId="66006F8D" w:rsidR="004033A9" w:rsidRPr="004033A9" w:rsidRDefault="004033A9" w:rsidP="004033A9">
      <w:pPr>
        <w:pStyle w:val="ListParagraph"/>
        <w:numPr>
          <w:ilvl w:val="0"/>
          <w:numId w:val="4"/>
        </w:numPr>
      </w:pPr>
      <w:r>
        <w:t xml:space="preserve">Click </w:t>
      </w:r>
      <w:r>
        <w:rPr>
          <w:b/>
        </w:rPr>
        <w:t>OK</w:t>
      </w:r>
    </w:p>
    <w:p w14:paraId="3373368C" w14:textId="03173B7E" w:rsidR="004033A9" w:rsidRDefault="004033A9" w:rsidP="004033A9">
      <w:r>
        <w:t>If there is a problem in your ion library / assay library, you will get an error message, usually this one:</w:t>
      </w:r>
    </w:p>
    <w:p w14:paraId="0F4C7453" w14:textId="7C59F528" w:rsidR="004033A9" w:rsidRDefault="004033A9" w:rsidP="004033A9">
      <w:r>
        <w:rPr>
          <w:noProof/>
        </w:rPr>
        <w:drawing>
          <wp:inline distT="0" distB="0" distL="0" distR="0" wp14:anchorId="3271BEA9" wp14:editId="54E2D1C5">
            <wp:extent cx="2957502" cy="1307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7502" cy="1307892"/>
                    </a:xfrm>
                    <a:prstGeom prst="rect">
                      <a:avLst/>
                    </a:prstGeom>
                    <a:noFill/>
                    <a:ln>
                      <a:noFill/>
                    </a:ln>
                  </pic:spPr>
                </pic:pic>
              </a:graphicData>
            </a:graphic>
          </wp:inline>
        </w:drawing>
      </w:r>
    </w:p>
    <w:p w14:paraId="1C965D0B" w14:textId="798A7947" w:rsidR="004033A9" w:rsidRDefault="004033A9" w:rsidP="004033A9">
      <w:del w:id="433" w:author="bspratt" w:date="2015-05-06T13:01:00Z">
        <w:r w:rsidDel="00004D73">
          <w:delText xml:space="preserve">This is frustratingly vague and the debug information is not generally informative.  </w:delText>
        </w:r>
      </w:del>
      <w:r>
        <w:t xml:space="preserve">Typically it indicates a format problem (e.g. modified sequence is unrecognized, or #N/A occurs in a column).  You may also get another error message saying the required columns were not recognized, this usually means you’re using tabs instead of spaces, some column names are incorrect or missing, or the tab-formatting is incorrect.  These errors can be hard to debug and it is often necessary to rely on trial and error (or ask </w:t>
      </w:r>
      <w:del w:id="434" w:author="bspratt" w:date="2015-05-06T12:58:00Z">
        <w:r w:rsidDel="00004D73">
          <w:delText>ABSciex</w:delText>
        </w:r>
      </w:del>
      <w:ins w:id="435" w:author="bspratt" w:date="2015-05-06T12:58:00Z">
        <w:r w:rsidR="00004D73">
          <w:t>SCIEX</w:t>
        </w:r>
      </w:ins>
      <w:r>
        <w:t xml:space="preserve"> for help).</w:t>
      </w:r>
    </w:p>
    <w:p w14:paraId="6A78C8AD" w14:textId="74DC0992" w:rsidR="004033A9" w:rsidRDefault="004971D5" w:rsidP="004033A9">
      <w:r>
        <w:t xml:space="preserve">In any case, </w:t>
      </w:r>
      <w:r w:rsidR="00480283">
        <w:t xml:space="preserve">once you’ve solved any errors in your ion library, you should get </w:t>
      </w:r>
      <w:ins w:id="436" w:author="bspratt" w:date="2014-11-12T10:53:00Z">
        <w:r w:rsidR="00886647">
          <w:t xml:space="preserve">something like </w:t>
        </w:r>
      </w:ins>
      <w:r w:rsidR="00480283">
        <w:t>the following screen:</w:t>
      </w:r>
    </w:p>
    <w:p w14:paraId="77699B5F" w14:textId="5D4A4780" w:rsidR="00480283" w:rsidRDefault="00480283" w:rsidP="004033A9">
      <w:r>
        <w:rPr>
          <w:noProof/>
        </w:rPr>
        <w:drawing>
          <wp:inline distT="0" distB="0" distL="0" distR="0" wp14:anchorId="51A657CC" wp14:editId="4A514AA0">
            <wp:extent cx="3864273" cy="25502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5052" cy="2550716"/>
                    </a:xfrm>
                    <a:prstGeom prst="rect">
                      <a:avLst/>
                    </a:prstGeom>
                    <a:noFill/>
                    <a:ln>
                      <a:noFill/>
                    </a:ln>
                  </pic:spPr>
                </pic:pic>
              </a:graphicData>
            </a:graphic>
          </wp:inline>
        </w:drawing>
      </w:r>
    </w:p>
    <w:p w14:paraId="2BA8B3CB" w14:textId="4F30FE46" w:rsidR="00480283" w:rsidRDefault="00480283" w:rsidP="00480283">
      <w:pPr>
        <w:pStyle w:val="ListParagraph"/>
        <w:numPr>
          <w:ilvl w:val="0"/>
          <w:numId w:val="5"/>
        </w:numPr>
      </w:pPr>
      <w:r>
        <w:lastRenderedPageBreak/>
        <w:t>Select any files and folders containing the mass spec (.wiff) files you want to analyze</w:t>
      </w:r>
      <w:ins w:id="437" w:author="bspratt" w:date="2014-11-12T10:54:00Z">
        <w:r w:rsidR="00886647">
          <w:t xml:space="preserve">.  You can get </w:t>
        </w:r>
      </w:ins>
      <w:ins w:id="438" w:author="bspratt" w:date="2014-11-12T13:44:00Z">
        <w:r w:rsidR="00F40AE7">
          <w:t>a suitable set</w:t>
        </w:r>
      </w:ins>
      <w:ins w:id="439" w:author="bspratt" w:date="2014-11-12T10:54:00Z">
        <w:r w:rsidR="00886647">
          <w:t xml:space="preserve"> from </w:t>
        </w:r>
      </w:ins>
      <w:ins w:id="440" w:author="bspratt" w:date="2015-05-06T13:02:00Z">
        <w:r w:rsidR="00004D73" w:rsidRPr="00004D73">
          <w:rPr>
            <w:color w:val="FF0000"/>
            <w:highlight w:val="yellow"/>
            <w:rPrChange w:id="441" w:author="bspratt" w:date="2015-05-06T13:02:00Z">
              <w:rPr/>
            </w:rPrChange>
          </w:rPr>
          <w:t>[TODO URL]</w:t>
        </w:r>
        <w:r w:rsidR="00004D73" w:rsidRPr="00004D73">
          <w:rPr>
            <w:color w:val="FF0000"/>
            <w:rPrChange w:id="442" w:author="bspratt" w:date="2015-05-06T13:02:00Z">
              <w:rPr/>
            </w:rPrChange>
          </w:rPr>
          <w:t xml:space="preserve"> </w:t>
        </w:r>
      </w:ins>
      <w:ins w:id="443" w:author="bspratt" w:date="2014-11-12T10:54:00Z">
        <w:r w:rsidR="00886647" w:rsidRPr="004D3F07">
          <w:rPr>
            <w:rFonts w:cs="Arial"/>
            <w:color w:val="222222"/>
            <w:sz w:val="20"/>
            <w:szCs w:val="20"/>
            <w:shd w:val="clear" w:color="auto" w:fill="FFFFFF"/>
          </w:rPr>
          <w:t>/net/maccoss/vol1/home/brendanx/data/MacCoss/MProphet/20140609_Held_DIA_processed</w:t>
        </w:r>
      </w:ins>
      <w:ins w:id="444" w:author="bspratt" w:date="2014-11-12T13:44:00Z">
        <w:r w:rsidR="00F40AE7">
          <w:rPr>
            <w:rFonts w:cs="Arial"/>
            <w:color w:val="222222"/>
            <w:sz w:val="20"/>
            <w:szCs w:val="20"/>
            <w:shd w:val="clear" w:color="auto" w:fill="FFFFFF"/>
          </w:rPr>
          <w:t>/C_Cys</w:t>
        </w:r>
      </w:ins>
      <w:ins w:id="445" w:author="bspratt" w:date="2014-11-12T14:21:00Z">
        <w:r w:rsidR="00417B0A">
          <w:rPr>
            <w:rFonts w:cs="Arial"/>
            <w:color w:val="222222"/>
            <w:sz w:val="20"/>
            <w:szCs w:val="20"/>
            <w:shd w:val="clear" w:color="auto" w:fill="FFFFFF"/>
          </w:rPr>
          <w:t>_subset</w:t>
        </w:r>
      </w:ins>
      <w:ins w:id="446" w:author="bspratt" w:date="2014-11-12T13:44:00Z">
        <w:r w:rsidR="00F40AE7">
          <w:rPr>
            <w:rFonts w:cs="Arial"/>
            <w:color w:val="222222"/>
            <w:sz w:val="20"/>
            <w:szCs w:val="20"/>
            <w:shd w:val="clear" w:color="auto" w:fill="FFFFFF"/>
          </w:rPr>
          <w:t>.zip</w:t>
        </w:r>
      </w:ins>
    </w:p>
    <w:p w14:paraId="2E4B9C42" w14:textId="6BA0B083" w:rsidR="00480283" w:rsidRDefault="00480283" w:rsidP="00480283">
      <w:pPr>
        <w:pStyle w:val="ListParagraph"/>
        <w:numPr>
          <w:ilvl w:val="0"/>
          <w:numId w:val="5"/>
        </w:numPr>
      </w:pPr>
      <w:r>
        <w:t xml:space="preserve">Click on the </w:t>
      </w:r>
      <w:r>
        <w:rPr>
          <w:b/>
        </w:rPr>
        <w:t xml:space="preserve">=&gt; </w:t>
      </w:r>
      <w:r>
        <w:t xml:space="preserve">button to add these files to the experiment, or use the </w:t>
      </w:r>
      <w:r>
        <w:rPr>
          <w:b/>
        </w:rPr>
        <w:t xml:space="preserve">Browse </w:t>
      </w:r>
      <w:r>
        <w:t>button to find more files</w:t>
      </w:r>
    </w:p>
    <w:p w14:paraId="5E226B51" w14:textId="067A1163" w:rsidR="00BA4792" w:rsidRPr="00480283" w:rsidRDefault="00480283" w:rsidP="00BA4792">
      <w:pPr>
        <w:pStyle w:val="ListParagraph"/>
        <w:numPr>
          <w:ilvl w:val="0"/>
          <w:numId w:val="5"/>
        </w:numPr>
      </w:pPr>
      <w:r>
        <w:t xml:space="preserve">Click </w:t>
      </w:r>
      <w:r>
        <w:rPr>
          <w:b/>
        </w:rPr>
        <w:t>OK</w:t>
      </w:r>
    </w:p>
    <w:p w14:paraId="2887B8C9" w14:textId="2A647ACA" w:rsidR="00480283" w:rsidRDefault="00DF2769" w:rsidP="00480283">
      <w:r>
        <w:t>After a few minutes, the transitions in your assay library should be extracted for the files you indicated. You’ll then get several Peak View panels showing a list of transition, chromatograms, and spectra, roughly like this:</w:t>
      </w:r>
    </w:p>
    <w:p w14:paraId="4E80485A" w14:textId="575786B8" w:rsidR="00DF2769" w:rsidRDefault="00DF2769" w:rsidP="00480283">
      <w:r>
        <w:rPr>
          <w:noProof/>
        </w:rPr>
        <w:drawing>
          <wp:inline distT="0" distB="0" distL="0" distR="0" wp14:anchorId="4D818AF7" wp14:editId="388CCC77">
            <wp:extent cx="5486400" cy="27643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64375"/>
                    </a:xfrm>
                    <a:prstGeom prst="rect">
                      <a:avLst/>
                    </a:prstGeom>
                    <a:noFill/>
                    <a:ln>
                      <a:noFill/>
                    </a:ln>
                  </pic:spPr>
                </pic:pic>
              </a:graphicData>
            </a:graphic>
          </wp:inline>
        </w:drawing>
      </w:r>
    </w:p>
    <w:p w14:paraId="0AF2DC7F" w14:textId="16EA1B21" w:rsidR="00BE5CA1" w:rsidRDefault="00BE5CA1">
      <w:pPr>
        <w:pStyle w:val="Heading2"/>
        <w:pPrChange w:id="447" w:author="bspratt" w:date="2014-11-11T11:39:00Z">
          <w:pPr>
            <w:pStyle w:val="Heading1"/>
          </w:pPr>
        </w:pPrChange>
      </w:pPr>
      <w:bookmarkStart w:id="448" w:name="_Toc403469522"/>
      <w:r>
        <w:t>RT Calibration in Peak View</w:t>
      </w:r>
      <w:r w:rsidR="008955D1">
        <w:t xml:space="preserve"> (iRT-Based Workflows Only)</w:t>
      </w:r>
      <w:bookmarkEnd w:id="448"/>
    </w:p>
    <w:p w14:paraId="1EB4D9CB" w14:textId="77777777" w:rsidR="00970583" w:rsidRDefault="00796FDA" w:rsidP="00BE5CA1">
      <w:r>
        <w:t>If you chose to import iRT values rather than detected RT times (see point 3 under “Preparing the Exported Skyline Report for Peak View”)</w:t>
      </w:r>
      <w:r w:rsidR="008955D1">
        <w:t xml:space="preserve">, then you need to calibrate those iRT values so that Peak View can convert them into predicted retention times.  (If you used detected RT times, no calibration is necessary and you can skip this section). Your Skyline document should have contained retention time standards, and these retention time standards should have been imported </w:t>
      </w:r>
      <w:r w:rsidR="00970583">
        <w:t>into Peak View and should now be visible as peptides.  To calibrate your iRT values based on the RT standards, follow these steps:</w:t>
      </w:r>
    </w:p>
    <w:p w14:paraId="3F8FE613" w14:textId="5B263FEE" w:rsidR="00582F92" w:rsidRDefault="00753F87" w:rsidP="00582F92">
      <w:pPr>
        <w:pStyle w:val="ListParagraph"/>
        <w:numPr>
          <w:ilvl w:val="0"/>
          <w:numId w:val="6"/>
        </w:numPr>
      </w:pPr>
      <w:r>
        <w:t>In the list of proteins</w:t>
      </w:r>
      <w:r w:rsidR="00582F92">
        <w:t>, click on the protein (or, depending on how you set up your assay library, proteins), corresponding to the RT standards:</w:t>
      </w:r>
    </w:p>
    <w:p w14:paraId="32B9CF7F" w14:textId="5640D894" w:rsidR="00753F87" w:rsidRDefault="00753F87" w:rsidP="00753F87">
      <w:r>
        <w:rPr>
          <w:noProof/>
        </w:rPr>
        <w:lastRenderedPageBreak/>
        <w:drawing>
          <wp:inline distT="0" distB="0" distL="0" distR="0" wp14:anchorId="68C7C173" wp14:editId="7E4391C1">
            <wp:extent cx="4911152" cy="22201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2606" cy="2220778"/>
                    </a:xfrm>
                    <a:prstGeom prst="rect">
                      <a:avLst/>
                    </a:prstGeom>
                    <a:noFill/>
                    <a:ln>
                      <a:noFill/>
                    </a:ln>
                  </pic:spPr>
                </pic:pic>
              </a:graphicData>
            </a:graphic>
          </wp:inline>
        </w:drawing>
      </w:r>
    </w:p>
    <w:p w14:paraId="013B9B45" w14:textId="324B6C82" w:rsidR="00582F92" w:rsidRPr="004815F8" w:rsidRDefault="00582F92" w:rsidP="00582F92">
      <w:pPr>
        <w:pStyle w:val="ListParagraph"/>
        <w:numPr>
          <w:ilvl w:val="0"/>
          <w:numId w:val="6"/>
        </w:numPr>
        <w:rPr>
          <w:b/>
        </w:rPr>
      </w:pPr>
      <w:r>
        <w:t xml:space="preserve">In the list of peptides for the RT protein, click on </w:t>
      </w:r>
      <w:r w:rsidR="004815F8">
        <w:t xml:space="preserve">one of the peptides (make sure it is a non-heavy peptide if you are using a labeled workflow) and then click the </w:t>
      </w:r>
      <w:r w:rsidR="004815F8" w:rsidRPr="004815F8">
        <w:rPr>
          <w:b/>
        </w:rPr>
        <w:t>RT-Cal</w:t>
      </w:r>
      <w:r w:rsidR="004815F8">
        <w:rPr>
          <w:b/>
        </w:rPr>
        <w:t xml:space="preserve"> </w:t>
      </w:r>
      <w:r w:rsidR="004815F8">
        <w:t>button with a plus next to it (not the one with a pencil next to it).</w:t>
      </w:r>
    </w:p>
    <w:p w14:paraId="375E28AE" w14:textId="059FB7E0" w:rsidR="004815F8" w:rsidRPr="004815F8" w:rsidRDefault="004815F8" w:rsidP="00582F92">
      <w:pPr>
        <w:pStyle w:val="ListParagraph"/>
        <w:numPr>
          <w:ilvl w:val="0"/>
          <w:numId w:val="6"/>
        </w:numPr>
        <w:rPr>
          <w:b/>
        </w:rPr>
      </w:pPr>
      <w:r>
        <w:t xml:space="preserve">Select another peptide, click the </w:t>
      </w:r>
      <w:r>
        <w:rPr>
          <w:b/>
        </w:rPr>
        <w:t>RT-Cal</w:t>
      </w:r>
      <w:r>
        <w:t xml:space="preserve"> (with plus) button again, and repeat this process for each of the calibration peptides.  (Note: it does </w:t>
      </w:r>
      <w:r>
        <w:rPr>
          <w:i/>
        </w:rPr>
        <w:t xml:space="preserve">not </w:t>
      </w:r>
      <w:r>
        <w:t xml:space="preserve">work to select all the peptides and then click the </w:t>
      </w:r>
      <w:r>
        <w:rPr>
          <w:b/>
        </w:rPr>
        <w:t xml:space="preserve">RT-Cal </w:t>
      </w:r>
      <w:r>
        <w:t xml:space="preserve">button – you need to do it one at a time).  </w:t>
      </w:r>
    </w:p>
    <w:p w14:paraId="7AC574EF" w14:textId="6B576EB7" w:rsidR="00753F87" w:rsidRDefault="00753F87" w:rsidP="00753F87">
      <w:r>
        <w:rPr>
          <w:noProof/>
        </w:rPr>
        <w:drawing>
          <wp:inline distT="0" distB="0" distL="0" distR="0" wp14:anchorId="16E467BD" wp14:editId="3E5E7B80">
            <wp:extent cx="5486400" cy="2189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189456"/>
                    </a:xfrm>
                    <a:prstGeom prst="rect">
                      <a:avLst/>
                    </a:prstGeom>
                    <a:noFill/>
                    <a:ln>
                      <a:noFill/>
                    </a:ln>
                  </pic:spPr>
                </pic:pic>
              </a:graphicData>
            </a:graphic>
          </wp:inline>
        </w:drawing>
      </w:r>
    </w:p>
    <w:p w14:paraId="5B5DD0DC" w14:textId="2CE34F3C" w:rsidR="004815F8" w:rsidRDefault="00327174" w:rsidP="004815F8">
      <w:pPr>
        <w:pStyle w:val="ListParagraph"/>
        <w:numPr>
          <w:ilvl w:val="0"/>
          <w:numId w:val="7"/>
        </w:numPr>
      </w:pPr>
      <w:r>
        <w:t xml:space="preserve">Click on the other </w:t>
      </w:r>
      <w:r>
        <w:rPr>
          <w:b/>
        </w:rPr>
        <w:t xml:space="preserve">RT-Cal </w:t>
      </w:r>
      <w:r>
        <w:t>button (the one with the pencil) – you should see the following screen:</w:t>
      </w:r>
    </w:p>
    <w:p w14:paraId="6D64D169" w14:textId="2FBC39AE" w:rsidR="00753F87" w:rsidRDefault="00753F87" w:rsidP="00753F87">
      <w:r>
        <w:rPr>
          <w:noProof/>
        </w:rPr>
        <w:lastRenderedPageBreak/>
        <w:drawing>
          <wp:inline distT="0" distB="0" distL="0" distR="0" wp14:anchorId="64E26BE4" wp14:editId="67504C23">
            <wp:extent cx="5486400" cy="344971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49712"/>
                    </a:xfrm>
                    <a:prstGeom prst="rect">
                      <a:avLst/>
                    </a:prstGeom>
                    <a:noFill/>
                    <a:ln>
                      <a:noFill/>
                    </a:ln>
                  </pic:spPr>
                </pic:pic>
              </a:graphicData>
            </a:graphic>
          </wp:inline>
        </w:drawing>
      </w:r>
    </w:p>
    <w:p w14:paraId="27638E89" w14:textId="0AEA0A91" w:rsidR="00327174" w:rsidRDefault="00327174" w:rsidP="00327174">
      <w:pPr>
        <w:pStyle w:val="ListParagraph"/>
        <w:numPr>
          <w:ilvl w:val="0"/>
          <w:numId w:val="7"/>
        </w:numPr>
      </w:pPr>
      <w:r>
        <w:t xml:space="preserve">Click on </w:t>
      </w:r>
      <w:r>
        <w:rPr>
          <w:b/>
        </w:rPr>
        <w:t>Calculate RT Fit</w:t>
      </w:r>
      <w:r>
        <w:t>.  Peak View will conduct an RT calibration and this may take up to 30 minutes in some cases.</w:t>
      </w:r>
    </w:p>
    <w:p w14:paraId="543F7EAA" w14:textId="3E8F012F" w:rsidR="00327174" w:rsidRPr="00327174" w:rsidRDefault="00327174" w:rsidP="00327174">
      <w:pPr>
        <w:pStyle w:val="ListParagraph"/>
        <w:numPr>
          <w:ilvl w:val="0"/>
          <w:numId w:val="7"/>
        </w:numPr>
      </w:pPr>
      <w:r>
        <w:t xml:space="preserve">When the calibration is done, inspect the regression graph on the right.  If there are any severe outliers, consider removing them and re-running the calibration.  Otherwise, click </w:t>
      </w:r>
      <w:r>
        <w:rPr>
          <w:b/>
        </w:rPr>
        <w:t>Apply.</w:t>
      </w:r>
    </w:p>
    <w:p w14:paraId="0F2D4AC2" w14:textId="5EEF2A52" w:rsidR="00327174" w:rsidRDefault="00327174" w:rsidP="00327174">
      <w:r>
        <w:t>The iRT predictions should now be calibrated; you can move on to processing the data.</w:t>
      </w:r>
    </w:p>
    <w:p w14:paraId="079EB5BA" w14:textId="2F9090E8" w:rsidR="00BE5CA1" w:rsidRDefault="00BE5CA1">
      <w:pPr>
        <w:pStyle w:val="Heading2"/>
        <w:pPrChange w:id="449" w:author="bspratt" w:date="2014-11-11T11:39:00Z">
          <w:pPr>
            <w:pStyle w:val="Heading1"/>
          </w:pPr>
        </w:pPrChange>
      </w:pPr>
      <w:bookmarkStart w:id="450" w:name="_Toc403469523"/>
      <w:r>
        <w:t>Processing the Data in Peak View</w:t>
      </w:r>
      <w:bookmarkEnd w:id="450"/>
    </w:p>
    <w:p w14:paraId="42696507" w14:textId="1ED1FC0E" w:rsidR="004A5C37" w:rsidRDefault="004A5C37" w:rsidP="004A5C37">
      <w:pPr>
        <w:rPr>
          <w:ins w:id="451" w:author="bspratt" w:date="2014-11-12T11:46:00Z"/>
        </w:rPr>
      </w:pPr>
      <w:r>
        <w:t>After RT calibration (if necessary), the next step is to process the data, which includes extracting transitions from the .wiff files and picking the best peak.  This could take significant time depending on the number of files in the sample.</w:t>
      </w:r>
    </w:p>
    <w:p w14:paraId="7BF860C4" w14:textId="63201DD5" w:rsidR="00BA4792" w:rsidRDefault="00BA4792" w:rsidP="004A5C37">
      <w:pPr>
        <w:rPr>
          <w:ins w:id="452" w:author="bspratt" w:date="2014-11-12T11:47:00Z"/>
        </w:rPr>
      </w:pPr>
      <w:ins w:id="453" w:author="bspratt" w:date="2014-11-12T11:46:00Z">
        <w:r>
          <w:t xml:space="preserve">If the </w:t>
        </w:r>
        <w:r w:rsidRPr="00BA4792">
          <w:rPr>
            <w:b/>
            <w:rPrChange w:id="454" w:author="bspratt" w:date="2014-11-12T11:47:00Z">
              <w:rPr/>
            </w:rPrChange>
          </w:rPr>
          <w:t>Process</w:t>
        </w:r>
        <w:r>
          <w:t xml:space="preserve"> button is greyed out, </w:t>
        </w:r>
      </w:ins>
      <w:ins w:id="455" w:author="bspratt" w:date="2014-11-12T11:49:00Z">
        <w:r w:rsidR="005E235E">
          <w:t xml:space="preserve">it’s because you don’t have any peptides selected.  </w:t>
        </w:r>
      </w:ins>
      <w:ins w:id="456" w:author="bspratt" w:date="2014-11-12T11:50:00Z">
        <w:r w:rsidR="005E235E">
          <w:t>Try this</w:t>
        </w:r>
      </w:ins>
      <w:ins w:id="457" w:author="bspratt" w:date="2014-11-12T11:46:00Z">
        <w:r>
          <w:t>:</w:t>
        </w:r>
      </w:ins>
    </w:p>
    <w:p w14:paraId="7F0A8B5E" w14:textId="529195E0" w:rsidR="00BA4792" w:rsidRPr="00BA4792" w:rsidRDefault="00BA4792" w:rsidP="00BA4792">
      <w:pPr>
        <w:pStyle w:val="ListParagraph"/>
        <w:numPr>
          <w:ilvl w:val="0"/>
          <w:numId w:val="3"/>
        </w:numPr>
        <w:rPr>
          <w:ins w:id="458" w:author="bspratt" w:date="2014-11-12T11:47:00Z"/>
          <w:rPrChange w:id="459" w:author="bspratt" w:date="2014-11-12T11:47:00Z">
            <w:rPr>
              <w:ins w:id="460" w:author="bspratt" w:date="2014-11-12T11:47:00Z"/>
              <w:b/>
            </w:rPr>
          </w:rPrChange>
        </w:rPr>
      </w:pPr>
      <w:ins w:id="461" w:author="bspratt" w:date="2014-11-12T11:47:00Z">
        <w:r>
          <w:t xml:space="preserve">Under the </w:t>
        </w:r>
        <w:r>
          <w:rPr>
            <w:b/>
          </w:rPr>
          <w:t xml:space="preserve">Quantitation -&gt; SWATH Processing </w:t>
        </w:r>
        <w:r>
          <w:t xml:space="preserve">menu, click on </w:t>
        </w:r>
        <w:r>
          <w:rPr>
            <w:b/>
          </w:rPr>
          <w:t>Processing Settings.</w:t>
        </w:r>
      </w:ins>
    </w:p>
    <w:p w14:paraId="597EE783" w14:textId="44914475" w:rsidR="00BA4792" w:rsidRDefault="00BA4792" w:rsidP="00BA4792">
      <w:pPr>
        <w:pStyle w:val="ListParagraph"/>
        <w:numPr>
          <w:ilvl w:val="0"/>
          <w:numId w:val="3"/>
        </w:numPr>
        <w:rPr>
          <w:ins w:id="462" w:author="bspratt" w:date="2014-11-12T11:48:00Z"/>
        </w:rPr>
      </w:pPr>
      <w:ins w:id="463" w:author="bspratt" w:date="2014-11-12T11:47:00Z">
        <w:r>
          <w:t xml:space="preserve">Check the </w:t>
        </w:r>
        <w:r w:rsidRPr="00BA4792">
          <w:rPr>
            <w:b/>
            <w:rPrChange w:id="464" w:author="bspratt" w:date="2014-11-12T11:48:00Z">
              <w:rPr/>
            </w:rPrChange>
          </w:rPr>
          <w:t>Fix Rank</w:t>
        </w:r>
        <w:r>
          <w:t xml:space="preserve"> box, then click </w:t>
        </w:r>
        <w:r w:rsidRPr="00BA4792">
          <w:rPr>
            <w:b/>
            <w:rPrChange w:id="465" w:author="bspratt" w:date="2014-11-12T11:48:00Z">
              <w:rPr/>
            </w:rPrChange>
          </w:rPr>
          <w:t>OK</w:t>
        </w:r>
      </w:ins>
      <w:ins w:id="466" w:author="bspratt" w:date="2014-11-12T11:48:00Z">
        <w:r>
          <w:t>.</w:t>
        </w:r>
      </w:ins>
    </w:p>
    <w:p w14:paraId="278F6E90" w14:textId="13FC148C" w:rsidR="00BA4792" w:rsidRDefault="00BA4792" w:rsidP="00BA4792">
      <w:pPr>
        <w:pStyle w:val="ListParagraph"/>
        <w:numPr>
          <w:ilvl w:val="0"/>
          <w:numId w:val="3"/>
        </w:numPr>
        <w:rPr>
          <w:ins w:id="467" w:author="bspratt" w:date="2014-11-12T11:47:00Z"/>
        </w:rPr>
      </w:pPr>
      <w:ins w:id="468" w:author="bspratt" w:date="2014-11-12T11:48:00Z">
        <w:r>
          <w:t xml:space="preserve">The </w:t>
        </w:r>
        <w:r w:rsidRPr="00BA4792">
          <w:rPr>
            <w:b/>
            <w:rPrChange w:id="469" w:author="bspratt" w:date="2014-11-12T11:48:00Z">
              <w:rPr/>
            </w:rPrChange>
          </w:rPr>
          <w:t>Processing</w:t>
        </w:r>
        <w:r>
          <w:t xml:space="preserve"> button should now be active.</w:t>
        </w:r>
      </w:ins>
    </w:p>
    <w:p w14:paraId="184A8CDC" w14:textId="362F8E9D" w:rsidR="00BA4792" w:rsidRPr="004A5C37" w:rsidRDefault="00BA4792" w:rsidP="004A5C37">
      <w:ins w:id="470" w:author="bspratt" w:date="2014-11-12T11:47:00Z">
        <w:r>
          <w:t>Now you can proceed:</w:t>
        </w:r>
      </w:ins>
    </w:p>
    <w:p w14:paraId="0ACD750B" w14:textId="17A0139D" w:rsidR="00BE5CA1" w:rsidRDefault="00327174" w:rsidP="004A5C37">
      <w:pPr>
        <w:pStyle w:val="ListParagraph"/>
        <w:numPr>
          <w:ilvl w:val="0"/>
          <w:numId w:val="8"/>
        </w:numPr>
      </w:pPr>
      <w:r>
        <w:t xml:space="preserve">To process the data, click on the </w:t>
      </w:r>
      <w:r w:rsidR="004A5C37" w:rsidRPr="004A5C37">
        <w:rPr>
          <w:b/>
        </w:rPr>
        <w:t xml:space="preserve">Process </w:t>
      </w:r>
      <w:r w:rsidR="004A5C37">
        <w:t>button</w:t>
      </w:r>
    </w:p>
    <w:p w14:paraId="14FCDF74" w14:textId="5D391EB0" w:rsidR="00E274AE" w:rsidRDefault="00E274AE" w:rsidP="004A5C37">
      <w:pPr>
        <w:pStyle w:val="ListParagraph"/>
        <w:numPr>
          <w:ilvl w:val="0"/>
          <w:numId w:val="8"/>
        </w:numPr>
      </w:pPr>
      <w:r>
        <w:t xml:space="preserve">A save file dialog will open.  Choose a name for the Peak View document which will be created from the processing, and click </w:t>
      </w:r>
      <w:r>
        <w:rPr>
          <w:b/>
        </w:rPr>
        <w:t>Save.</w:t>
      </w:r>
    </w:p>
    <w:p w14:paraId="4E192239" w14:textId="2597B639" w:rsidR="004A5C37" w:rsidRDefault="004A5C37" w:rsidP="004A5C37">
      <w:pPr>
        <w:pStyle w:val="ListParagraph"/>
        <w:numPr>
          <w:ilvl w:val="0"/>
          <w:numId w:val="8"/>
        </w:numPr>
      </w:pPr>
      <w:r>
        <w:lastRenderedPageBreak/>
        <w:t>Results and picked peaks will be available for manual browsing in the chromatogram pane on the right</w:t>
      </w:r>
      <w:ins w:id="471" w:author="bspratt" w:date="2015-05-06T13:04:00Z">
        <w:r w:rsidR="00004D73">
          <w:t>.</w:t>
        </w:r>
      </w:ins>
    </w:p>
    <w:p w14:paraId="5276A0BB" w14:textId="0EED4CB2" w:rsidR="004A5C37" w:rsidRPr="004A5C37" w:rsidRDefault="004A5C37" w:rsidP="00E274AE">
      <w:pPr>
        <w:ind w:left="360"/>
      </w:pPr>
      <w:r>
        <w:t>Use the protein and peptide boxes to select which protein and peptide you are viewing</w:t>
      </w:r>
      <w:r w:rsidR="00E274AE">
        <w:t xml:space="preserve">, and the </w:t>
      </w:r>
      <w:r w:rsidRPr="00E274AE">
        <w:rPr>
          <w:b/>
        </w:rPr>
        <w:t xml:space="preserve">Current Sample </w:t>
      </w:r>
      <w:r>
        <w:t>drop down menu to select the file.</w:t>
      </w:r>
      <w:r w:rsidR="0068517E">
        <w:t xml:space="preserve">  This allows you to browse through all the chromatograms as you would in Skyline.  You can also see the spectrum at a given point by clicking on it in the chromatogram window.</w:t>
      </w:r>
    </w:p>
    <w:p w14:paraId="0BDD1864" w14:textId="15AD8307" w:rsidR="00BE5CA1" w:rsidRDefault="00BE5CA1">
      <w:pPr>
        <w:pStyle w:val="Heading2"/>
        <w:pPrChange w:id="472" w:author="bspratt" w:date="2014-11-11T11:40:00Z">
          <w:pPr>
            <w:pStyle w:val="Heading1"/>
          </w:pPr>
        </w:pPrChange>
      </w:pPr>
      <w:bookmarkStart w:id="473" w:name="_Exporting_Data_From"/>
      <w:bookmarkStart w:id="474" w:name="_Toc403469524"/>
      <w:bookmarkEnd w:id="473"/>
      <w:r>
        <w:t>Exporting Data From Peak View</w:t>
      </w:r>
      <w:bookmarkEnd w:id="474"/>
    </w:p>
    <w:p w14:paraId="03FCD615" w14:textId="7765C991" w:rsidR="00BE5CA1" w:rsidRDefault="0068517E" w:rsidP="00BE5CA1">
      <w:r>
        <w:t>The next step is to export the results of the peak picking</w:t>
      </w:r>
      <w:r w:rsidR="0051243C">
        <w:t xml:space="preserve"> so that they can be compared to Skyline’s peak picking.  There are three pieces of information to be exported from each chromatogram: the retention time of the picked peak, the score of the peak, and the q-value associated to that score.  Because of the way Peak View works, you must export this information in 3 separate files:</w:t>
      </w:r>
    </w:p>
    <w:p w14:paraId="6038A02D" w14:textId="05FA2C4E" w:rsidR="0051243C" w:rsidRPr="0051243C" w:rsidRDefault="0051243C" w:rsidP="0051243C">
      <w:pPr>
        <w:pStyle w:val="ListParagraph"/>
        <w:numPr>
          <w:ilvl w:val="0"/>
          <w:numId w:val="9"/>
        </w:numPr>
      </w:pPr>
      <w:r>
        <w:t xml:space="preserve">Click on </w:t>
      </w:r>
      <w:r w:rsidRPr="0051243C">
        <w:rPr>
          <w:b/>
        </w:rPr>
        <w:t xml:space="preserve">Quantitation -&gt; SWATH Processing -&gt; </w:t>
      </w:r>
      <w:ins w:id="475" w:author="bspratt" w:date="2014-11-12T12:09:00Z">
        <w:r w:rsidR="00FB111C">
          <w:rPr>
            <w:b/>
          </w:rPr>
          <w:t xml:space="preserve">Export -&gt; </w:t>
        </w:r>
      </w:ins>
      <w:r w:rsidRPr="0051243C">
        <w:rPr>
          <w:b/>
        </w:rPr>
        <w:t>Score</w:t>
      </w:r>
    </w:p>
    <w:p w14:paraId="18A01096" w14:textId="1BD4B287" w:rsidR="0051243C" w:rsidRPr="0051243C" w:rsidRDefault="0051243C" w:rsidP="0051243C">
      <w:pPr>
        <w:pStyle w:val="ListParagraph"/>
        <w:numPr>
          <w:ilvl w:val="0"/>
          <w:numId w:val="9"/>
        </w:numPr>
      </w:pPr>
      <w:r>
        <w:t xml:space="preserve">In the Save File dialog, choose the name “PeakViewScore.txt” and click </w:t>
      </w:r>
      <w:r>
        <w:rPr>
          <w:b/>
        </w:rPr>
        <w:t>Save</w:t>
      </w:r>
    </w:p>
    <w:p w14:paraId="2E5926E8" w14:textId="4B5D2C51" w:rsidR="0051243C" w:rsidRPr="0051243C" w:rsidRDefault="0051243C" w:rsidP="0051243C">
      <w:pPr>
        <w:pStyle w:val="ListParagraph"/>
        <w:numPr>
          <w:ilvl w:val="0"/>
          <w:numId w:val="9"/>
        </w:numPr>
      </w:pPr>
      <w:r>
        <w:t xml:space="preserve">Click on </w:t>
      </w:r>
      <w:r w:rsidRPr="0051243C">
        <w:rPr>
          <w:b/>
        </w:rPr>
        <w:t xml:space="preserve">Quantitation -&gt; SWATH Processing -&gt; </w:t>
      </w:r>
      <w:ins w:id="476" w:author="bspratt" w:date="2014-11-12T12:09:00Z">
        <w:r w:rsidR="00FB111C">
          <w:rPr>
            <w:b/>
          </w:rPr>
          <w:t xml:space="preserve">Export -&gt; </w:t>
        </w:r>
      </w:ins>
      <w:r>
        <w:rPr>
          <w:b/>
        </w:rPr>
        <w:t>FDR</w:t>
      </w:r>
    </w:p>
    <w:p w14:paraId="2D365904" w14:textId="6260BCB7" w:rsidR="0051243C" w:rsidRPr="003461AC" w:rsidRDefault="0051243C" w:rsidP="0051243C">
      <w:pPr>
        <w:pStyle w:val="ListParagraph"/>
        <w:numPr>
          <w:ilvl w:val="0"/>
          <w:numId w:val="9"/>
        </w:numPr>
      </w:pPr>
      <w:r>
        <w:t xml:space="preserve">In the Save File dialog, choose the name “PeakViewFdr.txt” and click </w:t>
      </w:r>
      <w:r>
        <w:rPr>
          <w:b/>
        </w:rPr>
        <w:t>Save</w:t>
      </w:r>
    </w:p>
    <w:p w14:paraId="1B87B6DC" w14:textId="507A0A59" w:rsidR="003461AC" w:rsidRPr="0051243C" w:rsidRDefault="003461AC" w:rsidP="003461AC">
      <w:pPr>
        <w:pStyle w:val="ListParagraph"/>
        <w:numPr>
          <w:ilvl w:val="0"/>
          <w:numId w:val="9"/>
        </w:numPr>
      </w:pPr>
      <w:r>
        <w:t xml:space="preserve">Click on </w:t>
      </w:r>
      <w:r w:rsidRPr="0051243C">
        <w:rPr>
          <w:b/>
        </w:rPr>
        <w:t xml:space="preserve">Quantitation -&gt; SWATH Processing -&gt; </w:t>
      </w:r>
      <w:ins w:id="477" w:author="bspratt" w:date="2014-11-12T12:09:00Z">
        <w:r w:rsidR="00FB111C">
          <w:rPr>
            <w:b/>
          </w:rPr>
          <w:t xml:space="preserve">Export -&gt; </w:t>
        </w:r>
      </w:ins>
      <w:r>
        <w:rPr>
          <w:b/>
        </w:rPr>
        <w:t>Observed Retention Time</w:t>
      </w:r>
    </w:p>
    <w:p w14:paraId="0B300EEE" w14:textId="1C61E1B3" w:rsidR="003461AC" w:rsidRPr="003461AC" w:rsidRDefault="003461AC" w:rsidP="003461AC">
      <w:pPr>
        <w:pStyle w:val="ListParagraph"/>
        <w:numPr>
          <w:ilvl w:val="0"/>
          <w:numId w:val="9"/>
        </w:numPr>
      </w:pPr>
      <w:r>
        <w:t xml:space="preserve">In the Save File dialog, choose the name “PeakViewRt.txt” and click </w:t>
      </w:r>
      <w:r>
        <w:rPr>
          <w:b/>
        </w:rPr>
        <w:t>Save</w:t>
      </w:r>
    </w:p>
    <w:p w14:paraId="721C6179" w14:textId="53DEE77B" w:rsidR="003461AC" w:rsidRPr="0051243C" w:rsidRDefault="003461AC" w:rsidP="003461AC">
      <w:r>
        <w:t>This exports all the relevant data, although it requires another format conversion before it can be imported back to Skyline.</w:t>
      </w:r>
      <w:ins w:id="478" w:author="bspratt" w:date="2015-05-06T16:31:00Z">
        <w:r w:rsidR="00FB690B">
          <w:t xml:space="preserve">  </w:t>
        </w:r>
      </w:ins>
      <w:ins w:id="479" w:author="bspratt" w:date="2015-05-06T16:32:00Z">
        <w:r w:rsidR="00FB690B">
          <w:t>This is covered in the next section.</w:t>
        </w:r>
      </w:ins>
    </w:p>
    <w:p w14:paraId="3BFB50C9" w14:textId="7FDA907C" w:rsidR="00BE5CA1" w:rsidRDefault="00BE5CA1">
      <w:pPr>
        <w:pStyle w:val="Heading2"/>
        <w:pPrChange w:id="480" w:author="bspratt" w:date="2014-11-11T11:40:00Z">
          <w:pPr>
            <w:pStyle w:val="Heading1"/>
          </w:pPr>
        </w:pPrChange>
      </w:pPr>
      <w:bookmarkStart w:id="481" w:name="_Converting_Data_to"/>
      <w:bookmarkStart w:id="482" w:name="_Toc403469525"/>
      <w:bookmarkEnd w:id="481"/>
      <w:r>
        <w:t>Converting Data to Skyline Format</w:t>
      </w:r>
      <w:bookmarkEnd w:id="482"/>
    </w:p>
    <w:p w14:paraId="2E54A213" w14:textId="29632DC1" w:rsidR="00BE5CA1" w:rsidDel="00FB690B" w:rsidRDefault="003461AC" w:rsidP="00BE5CA1">
      <w:pPr>
        <w:rPr>
          <w:del w:id="483" w:author="bspratt" w:date="2015-05-06T16:28:00Z"/>
        </w:rPr>
      </w:pPr>
      <w:del w:id="484" w:author="bspratt" w:date="2015-05-06T16:32:00Z">
        <w:r w:rsidDel="00FB690B">
          <w:delText xml:space="preserve">Peak View exports the data into 3 separate files, with each file having a separate column for each mass spec run.  </w:delText>
        </w:r>
      </w:del>
      <w:del w:id="485" w:author="bspratt" w:date="2015-05-06T16:28:00Z">
        <w:r w:rsidR="00DC306B" w:rsidDel="00FB690B">
          <w:delText xml:space="preserve">This format is very different from anything Skyline can import, so I have written a script </w:delText>
        </w:r>
        <w:r w:rsidR="00E80B90" w:rsidDel="00FB690B">
          <w:delText xml:space="preserve">to convert these 3 files into Skyline-importable format.  </w:delText>
        </w:r>
      </w:del>
    </w:p>
    <w:p w14:paraId="58060EF4" w14:textId="4D29B603" w:rsidR="00E80B90" w:rsidRDefault="00E80B90" w:rsidP="00FB690B">
      <w:pPr>
        <w:pPrChange w:id="486" w:author="bspratt" w:date="2015-05-06T16:28:00Z">
          <w:pPr/>
        </w:pPrChange>
      </w:pPr>
      <w:del w:id="487" w:author="bspratt" w:date="2015-05-06T16:28:00Z">
        <w:r w:rsidDel="00FB690B">
          <w:delText>You must have access to Skyline source code to make the conversion</w:delText>
        </w:r>
      </w:del>
      <w:ins w:id="488" w:author="bspratt" w:date="2015-05-06T16:28:00Z">
        <w:r w:rsidR="00FB690B">
          <w:t xml:space="preserve">You can download a program </w:t>
        </w:r>
      </w:ins>
      <w:ins w:id="489" w:author="bspratt" w:date="2015-05-06T16:29:00Z">
        <w:r w:rsidR="00FB690B">
          <w:t>“</w:t>
        </w:r>
      </w:ins>
      <w:ins w:id="490" w:author="bspratt" w:date="2015-05-06T16:30:00Z">
        <w:r w:rsidR="00FB690B">
          <w:t>PeakViewConvert.exe</w:t>
        </w:r>
      </w:ins>
      <w:ins w:id="491" w:author="bspratt" w:date="2015-05-06T16:29:00Z">
        <w:r w:rsidR="00FB690B">
          <w:t xml:space="preserve">” </w:t>
        </w:r>
      </w:ins>
      <w:ins w:id="492" w:author="bspratt" w:date="2015-05-06T16:34:00Z">
        <w:r w:rsidR="00FB690B">
          <w:t>(</w:t>
        </w:r>
        <w:r w:rsidR="00FB690B" w:rsidRPr="000753D3">
          <w:rPr>
            <w:color w:val="FF0000"/>
            <w:highlight w:val="yellow"/>
          </w:rPr>
          <w:t>[TODO URL]</w:t>
        </w:r>
        <w:r w:rsidR="00FB690B">
          <w:t xml:space="preserve">) </w:t>
        </w:r>
      </w:ins>
      <w:ins w:id="493" w:author="bspratt" w:date="2015-05-06T16:28:00Z">
        <w:r w:rsidR="00FB690B">
          <w:t>that combines the</w:t>
        </w:r>
      </w:ins>
      <w:ins w:id="494" w:author="bspratt" w:date="2015-05-06T16:32:00Z">
        <w:r w:rsidR="00FB690B">
          <w:t xml:space="preserve"> score, FDR and retention time files into a single file</w:t>
        </w:r>
      </w:ins>
      <w:ins w:id="495" w:author="bspratt" w:date="2015-05-06T16:28:00Z">
        <w:r w:rsidR="00FB690B">
          <w:t xml:space="preserve"> for importing to Skyline</w:t>
        </w:r>
      </w:ins>
      <w:ins w:id="496" w:author="bspratt" w:date="2015-05-06T16:33:00Z">
        <w:r w:rsidR="00FB690B">
          <w:t xml:space="preserve">.  </w:t>
        </w:r>
      </w:ins>
      <w:ins w:id="497" w:author="bspratt" w:date="2015-05-06T16:30:00Z">
        <w:r w:rsidR="00FB690B">
          <w:t xml:space="preserve"> </w:t>
        </w:r>
      </w:ins>
      <w:proofErr w:type="spellStart"/>
      <w:ins w:id="498" w:author="bspratt" w:date="2015-05-07T13:52:00Z">
        <w:r w:rsidR="00671761">
          <w:t>PeakViewConvert</w:t>
        </w:r>
      </w:ins>
      <w:proofErr w:type="spellEnd"/>
      <w:ins w:id="499" w:author="bspratt" w:date="2015-05-06T16:30:00Z">
        <w:r w:rsidR="00FB690B">
          <w:t xml:space="preserve"> is a command line utility, just run it without any arguments for instructions.</w:t>
        </w:r>
      </w:ins>
      <w:del w:id="500" w:author="bspratt" w:date="2014-11-12T14:23:00Z">
        <w:r w:rsidDel="00417B0A">
          <w:delText>:</w:delText>
        </w:r>
      </w:del>
    </w:p>
    <w:p w14:paraId="5C9775CE" w14:textId="258CDA07" w:rsidR="00E80B90" w:rsidDel="00FB690B" w:rsidRDefault="00E80B90" w:rsidP="00E80B90">
      <w:pPr>
        <w:pStyle w:val="ListParagraph"/>
        <w:numPr>
          <w:ilvl w:val="0"/>
          <w:numId w:val="10"/>
        </w:numPr>
        <w:rPr>
          <w:del w:id="501" w:author="bspratt" w:date="2015-05-06T16:30:00Z"/>
        </w:rPr>
      </w:pPr>
      <w:del w:id="502" w:author="bspratt" w:date="2015-05-06T16:30:00Z">
        <w:r w:rsidDel="00FB690B">
          <w:delText xml:space="preserve">Open the source file “PerfPeakViewConvert.cs” under the </w:delText>
        </w:r>
      </w:del>
      <w:del w:id="503" w:author="bspratt" w:date="2014-11-12T14:25:00Z">
        <w:r w:rsidDel="00417B0A">
          <w:delText>Perf</w:delText>
        </w:r>
      </w:del>
      <w:del w:id="504" w:author="bspratt" w:date="2015-05-06T16:30:00Z">
        <w:r w:rsidDel="00FB690B">
          <w:delText>Test</w:delText>
        </w:r>
      </w:del>
      <w:del w:id="505" w:author="bspratt" w:date="2014-11-12T14:25:00Z">
        <w:r w:rsidDel="00417B0A">
          <w:delText>s</w:delText>
        </w:r>
      </w:del>
    </w:p>
    <w:p w14:paraId="4CE8D05C" w14:textId="0687AFED" w:rsidR="00E80B90" w:rsidDel="00FB690B" w:rsidRDefault="00E80B90" w:rsidP="00E80B90">
      <w:pPr>
        <w:pStyle w:val="ListParagraph"/>
        <w:numPr>
          <w:ilvl w:val="0"/>
          <w:numId w:val="10"/>
        </w:numPr>
        <w:rPr>
          <w:del w:id="506" w:author="bspratt" w:date="2015-05-06T16:30:00Z"/>
        </w:rPr>
      </w:pPr>
      <w:del w:id="507" w:author="bspratt" w:date="2015-05-06T16:30:00Z">
        <w:r w:rsidDel="00FB690B">
          <w:delText xml:space="preserve">Set the “testFilesDir” </w:delText>
        </w:r>
        <w:r w:rsidR="00FB1EE7" w:rsidDel="00FB690B">
          <w:delText xml:space="preserve">variable </w:delText>
        </w:r>
        <w:r w:rsidDel="00FB690B">
          <w:delText>to the directory where the PeakView files were exported</w:delText>
        </w:r>
      </w:del>
    </w:p>
    <w:p w14:paraId="470955D1" w14:textId="6AA735E3" w:rsidR="00E80B90" w:rsidDel="00FB690B" w:rsidRDefault="00E80B90" w:rsidP="00E80B90">
      <w:pPr>
        <w:pStyle w:val="ListParagraph"/>
        <w:numPr>
          <w:ilvl w:val="0"/>
          <w:numId w:val="10"/>
        </w:numPr>
        <w:rPr>
          <w:del w:id="508" w:author="bspratt" w:date="2015-05-06T16:30:00Z"/>
        </w:rPr>
      </w:pPr>
      <w:del w:id="509" w:author="bspratt" w:date="2015-05-06T16:30:00Z">
        <w:r w:rsidDel="00FB690B">
          <w:delText xml:space="preserve">Set the “rtFile” </w:delText>
        </w:r>
        <w:r w:rsidR="00FB1EE7" w:rsidDel="00FB690B">
          <w:delText xml:space="preserve">variable </w:delText>
        </w:r>
        <w:r w:rsidDel="00FB690B">
          <w:delText>to the RT file exported by PeakView</w:delText>
        </w:r>
      </w:del>
    </w:p>
    <w:p w14:paraId="43DFE200" w14:textId="2BCE4597" w:rsidR="00E80B90" w:rsidDel="00FB690B" w:rsidRDefault="00E80B90" w:rsidP="00E80B90">
      <w:pPr>
        <w:pStyle w:val="ListParagraph"/>
        <w:numPr>
          <w:ilvl w:val="0"/>
          <w:numId w:val="10"/>
        </w:numPr>
        <w:rPr>
          <w:del w:id="510" w:author="bspratt" w:date="2015-05-06T16:30:00Z"/>
        </w:rPr>
      </w:pPr>
      <w:del w:id="511" w:author="bspratt" w:date="2015-05-06T16:30:00Z">
        <w:r w:rsidDel="00FB690B">
          <w:delText xml:space="preserve">Set the “scoreFile” </w:delText>
        </w:r>
        <w:r w:rsidR="00FB1EE7" w:rsidDel="00FB690B">
          <w:delText xml:space="preserve">variable </w:delText>
        </w:r>
        <w:r w:rsidDel="00FB690B">
          <w:delText>to the Score file exported by PeakView</w:delText>
        </w:r>
        <w:r w:rsidR="00FB1EE7" w:rsidDel="00FB690B">
          <w:delText xml:space="preserve"> </w:delText>
        </w:r>
      </w:del>
    </w:p>
    <w:p w14:paraId="33D46212" w14:textId="235070F2" w:rsidR="00FB1EE7" w:rsidDel="00FB690B" w:rsidRDefault="00FB1EE7" w:rsidP="00E80B90">
      <w:pPr>
        <w:pStyle w:val="ListParagraph"/>
        <w:numPr>
          <w:ilvl w:val="0"/>
          <w:numId w:val="10"/>
        </w:numPr>
        <w:rPr>
          <w:del w:id="512" w:author="bspratt" w:date="2015-05-06T16:30:00Z"/>
        </w:rPr>
      </w:pPr>
      <w:del w:id="513" w:author="bspratt" w:date="2015-05-06T16:30:00Z">
        <w:r w:rsidDel="00FB690B">
          <w:delText>Set the “qValueFile” variable to the FDR file exported by PeakView</w:delText>
        </w:r>
      </w:del>
    </w:p>
    <w:p w14:paraId="39D0B716" w14:textId="562D2DB0" w:rsidR="005E15D9" w:rsidDel="00FB690B" w:rsidRDefault="00FB1EE7" w:rsidP="005E15D9">
      <w:pPr>
        <w:pStyle w:val="ListParagraph"/>
        <w:numPr>
          <w:ilvl w:val="0"/>
          <w:numId w:val="10"/>
        </w:numPr>
        <w:rPr>
          <w:del w:id="514" w:author="bspratt" w:date="2015-05-06T16:30:00Z"/>
        </w:rPr>
      </w:pPr>
      <w:del w:id="515" w:author="bspratt" w:date="2015-05-06T16:30:00Z">
        <w:r w:rsidDel="00FB690B">
          <w:delText>Set the “combinedFile</w:delText>
        </w:r>
        <w:r w:rsidR="005E15D9" w:rsidDel="00FB690B">
          <w:delText>” variable to the Skyline-compatible file you want to output</w:delText>
        </w:r>
      </w:del>
    </w:p>
    <w:p w14:paraId="5E96D235" w14:textId="4C17BBA9" w:rsidR="005E15D9" w:rsidDel="00FB690B" w:rsidRDefault="005E15D9" w:rsidP="005E15D9">
      <w:pPr>
        <w:pStyle w:val="ListParagraph"/>
        <w:numPr>
          <w:ilvl w:val="0"/>
          <w:numId w:val="10"/>
        </w:numPr>
        <w:rPr>
          <w:del w:id="516" w:author="bspratt" w:date="2015-05-06T16:30:00Z"/>
        </w:rPr>
      </w:pPr>
      <w:del w:id="517" w:author="bspratt" w:date="2015-05-06T16:30:00Z">
        <w:r w:rsidDel="00FB690B">
          <w:delText xml:space="preserve">Run the </w:delText>
        </w:r>
      </w:del>
      <w:del w:id="518" w:author="bspratt" w:date="2014-11-12T14:38:00Z">
        <w:r w:rsidDel="00C30341">
          <w:delText xml:space="preserve">PerfTest </w:delText>
        </w:r>
      </w:del>
      <w:del w:id="519" w:author="bspratt" w:date="2015-05-06T16:30:00Z">
        <w:r w:rsidDel="00FB690B">
          <w:delText>to execute the conversion</w:delText>
        </w:r>
      </w:del>
    </w:p>
    <w:p w14:paraId="5682255E" w14:textId="64FA21B2" w:rsidR="005E15D9" w:rsidRDefault="00816E93" w:rsidP="005E15D9">
      <w:r>
        <w:t>The file output by this conversion is usually suitable for import to Skyline as is, but sometimes manual correction is required.  In particular, Peak View outputs its own decoys along with the processed peptides</w:t>
      </w:r>
      <w:r w:rsidR="00C573F8">
        <w:t xml:space="preserve">, and these decoys sometimes fail to conform to the settings of the Skyline document.  For example, the peptide T[Acetyl]NICVT might be in the original assay, with the setting that Acetyl must be N-terminal, and Peak View might generate a decoy NIT[Acetyl]CVT, which violates this rule.  The new peptide will then give an error when imported by Skyline.  </w:t>
      </w:r>
      <w:r w:rsidR="00D66A96">
        <w:t>Removing the [Acetyl]</w:t>
      </w:r>
      <w:r w:rsidR="00C573F8">
        <w:t xml:space="preserve"> </w:t>
      </w:r>
      <w:r w:rsidR="00D66A96">
        <w:t>in the decoy will solve the problem; Skyline will then ignore the decoy instead of throwing an error.</w:t>
      </w:r>
    </w:p>
    <w:p w14:paraId="20E81587" w14:textId="336F441E" w:rsidR="00BE5CA1" w:rsidRDefault="00BE5CA1">
      <w:pPr>
        <w:pStyle w:val="Heading2"/>
        <w:pPrChange w:id="520" w:author="bspratt" w:date="2014-11-11T11:41:00Z">
          <w:pPr>
            <w:pStyle w:val="Heading1"/>
          </w:pPr>
        </w:pPrChange>
      </w:pPr>
      <w:bookmarkStart w:id="521" w:name="_Importing_Data_Back"/>
      <w:bookmarkStart w:id="522" w:name="_Toc403469526"/>
      <w:bookmarkEnd w:id="521"/>
      <w:r>
        <w:t>Importing Data Back to Skyline</w:t>
      </w:r>
      <w:bookmarkEnd w:id="522"/>
    </w:p>
    <w:p w14:paraId="7EE5E03A" w14:textId="2FA706C3" w:rsidR="00BE5CA1" w:rsidRDefault="00D66A96" w:rsidP="00BE5CA1">
      <w:r>
        <w:t>To import the peak scores, q-values, and retention times back into Skyline, you can use the PeakScoringCompar</w:t>
      </w:r>
      <w:r w:rsidR="009420BE">
        <w:t>ison framework, as described in the tutorial for that feature.  Open the original Skyline document (the one used to export the initial report).  Then:</w:t>
      </w:r>
    </w:p>
    <w:p w14:paraId="27AE31F7" w14:textId="35BB2FD2" w:rsidR="009420BE" w:rsidRDefault="009420BE" w:rsidP="009420BE">
      <w:pPr>
        <w:pStyle w:val="ListParagraph"/>
        <w:numPr>
          <w:ilvl w:val="0"/>
          <w:numId w:val="11"/>
        </w:numPr>
      </w:pPr>
      <w:r>
        <w:lastRenderedPageBreak/>
        <w:t xml:space="preserve">Click on </w:t>
      </w:r>
      <w:r w:rsidRPr="009420BE">
        <w:rPr>
          <w:b/>
        </w:rPr>
        <w:t>Edit -&gt; Refine -&gt; Compare Peak Scoring</w:t>
      </w:r>
    </w:p>
    <w:p w14:paraId="62FD0FCD" w14:textId="6DE49630" w:rsidR="009420BE" w:rsidRDefault="009420BE" w:rsidP="009420BE">
      <w:pPr>
        <w:pStyle w:val="ListParagraph"/>
        <w:numPr>
          <w:ilvl w:val="0"/>
          <w:numId w:val="11"/>
        </w:numPr>
      </w:pPr>
      <w:r>
        <w:t xml:space="preserve">Click on </w:t>
      </w:r>
      <w:r>
        <w:rPr>
          <w:b/>
        </w:rPr>
        <w:t>Add</w:t>
      </w:r>
      <w:r>
        <w:t>; you should see this dialog:</w:t>
      </w:r>
    </w:p>
    <w:p w14:paraId="6C5E04A1" w14:textId="6DE49630" w:rsidR="009420BE" w:rsidRPr="009420BE" w:rsidRDefault="009420BE" w:rsidP="009420BE">
      <w:pPr>
        <w:pStyle w:val="ListParagraph"/>
      </w:pPr>
      <w:r>
        <w:rPr>
          <w:noProof/>
        </w:rPr>
        <w:drawing>
          <wp:inline distT="0" distB="0" distL="0" distR="0" wp14:anchorId="71612A2B" wp14:editId="52A5D22E">
            <wp:extent cx="2297833" cy="2021798"/>
            <wp:effectExtent l="0" t="0" r="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8349" cy="2022252"/>
                    </a:xfrm>
                    <a:prstGeom prst="rect">
                      <a:avLst/>
                    </a:prstGeom>
                    <a:noFill/>
                    <a:ln>
                      <a:noFill/>
                    </a:ln>
                  </pic:spPr>
                </pic:pic>
              </a:graphicData>
            </a:graphic>
          </wp:inline>
        </w:drawing>
      </w:r>
    </w:p>
    <w:p w14:paraId="5F2E08B8" w14:textId="3EB4F160" w:rsidR="009420BE" w:rsidRPr="009420BE" w:rsidRDefault="009420BE" w:rsidP="009420BE">
      <w:pPr>
        <w:pStyle w:val="ListParagraph"/>
        <w:numPr>
          <w:ilvl w:val="0"/>
          <w:numId w:val="11"/>
        </w:numPr>
      </w:pPr>
      <w:r>
        <w:t xml:space="preserve">Select </w:t>
      </w:r>
      <w:r>
        <w:rPr>
          <w:b/>
        </w:rPr>
        <w:t>Add File Comparison</w:t>
      </w:r>
    </w:p>
    <w:p w14:paraId="0089BA19" w14:textId="32F355BF" w:rsidR="009420BE" w:rsidRDefault="009420BE" w:rsidP="009420BE">
      <w:pPr>
        <w:pStyle w:val="ListParagraph"/>
        <w:numPr>
          <w:ilvl w:val="0"/>
          <w:numId w:val="11"/>
        </w:numPr>
      </w:pPr>
      <w:r>
        <w:t>Enter a name (e.g. “Peak View”)</w:t>
      </w:r>
    </w:p>
    <w:p w14:paraId="3F22BE82" w14:textId="1127EF43" w:rsidR="009420BE" w:rsidRDefault="009420BE" w:rsidP="009420BE">
      <w:pPr>
        <w:pStyle w:val="ListParagraph"/>
        <w:numPr>
          <w:ilvl w:val="0"/>
          <w:numId w:val="11"/>
        </w:numPr>
      </w:pPr>
      <w:r>
        <w:t xml:space="preserve">Click on </w:t>
      </w:r>
      <w:r>
        <w:rPr>
          <w:b/>
        </w:rPr>
        <w:t>Browse</w:t>
      </w:r>
      <w:r>
        <w:t>, and load the file that you created in the last section</w:t>
      </w:r>
    </w:p>
    <w:p w14:paraId="266456C5" w14:textId="1B6F7728" w:rsidR="00BE5CA1" w:rsidRDefault="009420BE" w:rsidP="004033A9">
      <w:pPr>
        <w:rPr>
          <w:ins w:id="523" w:author="bspratt" w:date="2014-11-12T14:50:00Z"/>
        </w:rPr>
      </w:pPr>
      <w:r>
        <w:t xml:space="preserve">Click </w:t>
      </w:r>
      <w:r>
        <w:rPr>
          <w:b/>
        </w:rPr>
        <w:t>OK</w:t>
      </w:r>
      <w:r>
        <w:t xml:space="preserve">, and wait for Skyline to evaluate the performance of Peak View against the manually curated Peaks.  You can also compare </w:t>
      </w:r>
      <w:r w:rsidR="00431A5A">
        <w:t>against Skyline’s automated Peak Picking, or against other tools as well.</w:t>
      </w:r>
    </w:p>
    <w:p w14:paraId="04BD5030" w14:textId="147969B7" w:rsidR="002D69B1" w:rsidRDefault="002D69B1" w:rsidP="004033A9">
      <w:pPr>
        <w:rPr>
          <w:ins w:id="524" w:author="bspratt" w:date="2014-11-12T14:50:00Z"/>
        </w:rPr>
      </w:pPr>
      <w:ins w:id="525" w:author="bspratt" w:date="2014-11-12T14:50:00Z">
        <w:r>
          <w:t>You may encounter something like this:</w:t>
        </w:r>
      </w:ins>
    </w:p>
    <w:p w14:paraId="6DBA05B2" w14:textId="588FB914" w:rsidR="002D69B1" w:rsidRDefault="002D69B1" w:rsidP="004033A9">
      <w:pPr>
        <w:rPr>
          <w:ins w:id="526" w:author="bspratt" w:date="2014-11-12T14:50:00Z"/>
        </w:rPr>
      </w:pPr>
      <w:ins w:id="527" w:author="bspratt" w:date="2014-11-12T14:50:00Z">
        <w:r>
          <w:rPr>
            <w:noProof/>
          </w:rPr>
          <w:drawing>
            <wp:inline distT="0" distB="0" distL="0" distR="0" wp14:anchorId="1CBC1EE4" wp14:editId="77F9D682">
              <wp:extent cx="4282440" cy="17373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82440" cy="1737360"/>
                      </a:xfrm>
                      <a:prstGeom prst="rect">
                        <a:avLst/>
                      </a:prstGeom>
                    </pic:spPr>
                  </pic:pic>
                </a:graphicData>
              </a:graphic>
            </wp:inline>
          </w:drawing>
        </w:r>
      </w:ins>
    </w:p>
    <w:p w14:paraId="46A73695" w14:textId="1E2B4377" w:rsidR="002D69B1" w:rsidRDefault="002D69B1" w:rsidP="004033A9">
      <w:pPr>
        <w:rPr>
          <w:ins w:id="528" w:author="bspratt" w:date="2014-11-13T15:26:00Z"/>
        </w:rPr>
      </w:pPr>
      <w:ins w:id="529" w:author="bspratt" w:date="2014-11-12T14:50:00Z">
        <w:r>
          <w:t>This is a result of PeakView</w:t>
        </w:r>
      </w:ins>
      <w:ins w:id="530" w:author="bspratt" w:date="2014-11-12T14:51:00Z">
        <w:r>
          <w:t xml:space="preserve">’s decoy behavior as described </w:t>
        </w:r>
      </w:ins>
      <w:ins w:id="531" w:author="bspratt" w:date="2014-11-12T14:54:00Z">
        <w:r>
          <w:fldChar w:fldCharType="begin"/>
        </w:r>
        <w:r>
          <w:instrText>HYPERLINK  \l "_Converting_Data_to"</w:instrText>
        </w:r>
        <w:r>
          <w:fldChar w:fldCharType="separate"/>
        </w:r>
        <w:r w:rsidRPr="002D69B1">
          <w:rPr>
            <w:rStyle w:val="Hyperlink"/>
          </w:rPr>
          <w:t>above</w:t>
        </w:r>
        <w:r>
          <w:fldChar w:fldCharType="end"/>
        </w:r>
      </w:ins>
      <w:ins w:id="532" w:author="bspratt" w:date="2014-11-12T14:51:00Z">
        <w:r>
          <w:t xml:space="preserve">.  You’ll just have to edit the file and do the import again (in this case, just change all </w:t>
        </w:r>
      </w:ins>
      <w:ins w:id="533" w:author="bspratt" w:date="2014-11-12T14:52:00Z">
        <w:r>
          <w:t>“[+42]” to “”).</w:t>
        </w:r>
      </w:ins>
    </w:p>
    <w:p w14:paraId="716D8357" w14:textId="77777777" w:rsidR="00813933" w:rsidRDefault="00813933" w:rsidP="004033A9">
      <w:pPr>
        <w:rPr>
          <w:ins w:id="534" w:author="bspratt" w:date="2014-11-13T15:26:00Z"/>
        </w:rPr>
      </w:pPr>
    </w:p>
    <w:p w14:paraId="014F954A" w14:textId="651ED733" w:rsidR="00813933" w:rsidRDefault="00813933" w:rsidP="004033A9">
      <w:pPr>
        <w:rPr>
          <w:ins w:id="535" w:author="bspratt" w:date="2014-11-13T15:26:00Z"/>
        </w:rPr>
      </w:pPr>
      <w:ins w:id="536" w:author="bspratt" w:date="2014-11-13T15:26:00Z">
        <w:r>
          <w:t>You may also encounter something like this:</w:t>
        </w:r>
      </w:ins>
    </w:p>
    <w:p w14:paraId="11548C6E" w14:textId="28426581" w:rsidR="00813933" w:rsidRDefault="00813933" w:rsidP="004033A9">
      <w:pPr>
        <w:rPr>
          <w:ins w:id="537" w:author="bspratt" w:date="2014-11-13T15:30:00Z"/>
        </w:rPr>
      </w:pPr>
      <w:ins w:id="538" w:author="bspratt" w:date="2014-11-13T15:26:00Z">
        <w:r>
          <w:rPr>
            <w:noProof/>
          </w:rPr>
          <w:lastRenderedPageBreak/>
          <w:drawing>
            <wp:inline distT="0" distB="0" distL="0" distR="0" wp14:anchorId="163CC6FB" wp14:editId="34AA38BE">
              <wp:extent cx="4183380" cy="15240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3380" cy="1524000"/>
                      </a:xfrm>
                      <a:prstGeom prst="rect">
                        <a:avLst/>
                      </a:prstGeom>
                    </pic:spPr>
                  </pic:pic>
                </a:graphicData>
              </a:graphic>
            </wp:inline>
          </w:drawing>
        </w:r>
      </w:ins>
    </w:p>
    <w:p w14:paraId="6B32BCE2" w14:textId="3AF9CC74" w:rsidR="00813933" w:rsidRDefault="00813933" w:rsidP="004033A9">
      <w:ins w:id="539" w:author="bspratt" w:date="2014-11-13T15:30:00Z">
        <w:r>
          <w:t>And a couple of other warning dialogs as well – all basically saying that there are things in the import that aren’t in the Skyline document.</w:t>
        </w:r>
      </w:ins>
      <w:ins w:id="540" w:author="bspratt" w:date="2014-11-13T15:43:00Z">
        <w:r w:rsidR="00C65E93">
          <w:t xml:space="preserve">  This is normal.</w:t>
        </w:r>
      </w:ins>
    </w:p>
    <w:p w14:paraId="284BCDDC" w14:textId="397FF383" w:rsidR="00B61CB3" w:rsidRPr="00B61CB3" w:rsidRDefault="00B61CB3" w:rsidP="004033A9">
      <w:r>
        <w:t xml:space="preserve">Alternatively, you can simply import the peak boundaries directly into Skyline for viewing and visualization.  To do this, click on </w:t>
      </w:r>
      <w:r>
        <w:rPr>
          <w:b/>
        </w:rPr>
        <w:t>File -&gt; Import -&gt; Peak Boundaries</w:t>
      </w:r>
      <w:r>
        <w:t>, and open the file that you created in the last section.  The peak boundaries determined by peak view should then be imported directly into Skyline.  You can then inspect the peak boundaries directly through the chromatogram view.</w:t>
      </w:r>
    </w:p>
    <w:p w14:paraId="1FD7D3CC" w14:textId="77777777" w:rsidR="00BF1479" w:rsidRPr="00151F48" w:rsidRDefault="00BF1479" w:rsidP="00BF1479">
      <w:pPr>
        <w:pStyle w:val="Heading1"/>
        <w:rPr>
          <w:sz w:val="34"/>
          <w:szCs w:val="34"/>
        </w:rPr>
      </w:pPr>
      <w:bookmarkStart w:id="541" w:name="_Toc403469527"/>
      <w:r w:rsidRPr="00151F48">
        <w:rPr>
          <w:sz w:val="34"/>
          <w:szCs w:val="34"/>
        </w:rPr>
        <w:t>Spectronaut</w:t>
      </w:r>
      <w:bookmarkEnd w:id="541"/>
    </w:p>
    <w:p w14:paraId="35E4FBDF" w14:textId="3D002DDD" w:rsidR="00BF1479" w:rsidRDefault="000D6C34" w:rsidP="00BF1479">
      <w:r>
        <w:t xml:space="preserve">Spectronaut is software produced by the Swiss company Biognosys and is specially designed to process and analyze DIA data.  Relative to Skyline, which is very broad in its capabilities, Spectronaut focuses narrowly on processing high throughput DIA data.  </w:t>
      </w:r>
      <w:r w:rsidR="00D546EA">
        <w:t xml:space="preserve">Like Skyline and Peak View, it accepts transitions, retention time, and spectral library information </w:t>
      </w:r>
      <w:r w:rsidR="005859AD">
        <w:t>through an assay-library like format</w:t>
      </w:r>
      <w:r w:rsidR="00BA3684">
        <w:t xml:space="preserve">, and then separately imports mass spec files for which to extract those transitions. </w:t>
      </w:r>
      <w:del w:id="542" w:author="bspratt" w:date="2015-05-06T13:41:00Z">
        <w:r w:rsidR="00BA3684" w:rsidDel="002433BA">
          <w:delText xml:space="preserve"> </w:delText>
        </w:r>
        <w:r w:rsidR="00E45D62" w:rsidDel="002433BA">
          <w:delText xml:space="preserve">Spectronaut can be downloaded from </w:delText>
        </w:r>
        <w:r w:rsidR="00DA4A3B" w:rsidDel="002433BA">
          <w:fldChar w:fldCharType="begin"/>
        </w:r>
        <w:r w:rsidR="00DA4A3B" w:rsidDel="002433BA">
          <w:delInstrText xml:space="preserve"> HYPERLINK "https://shop.biognosys.ch/spectronaut" </w:delInstrText>
        </w:r>
        <w:r w:rsidR="00DA4A3B" w:rsidDel="002433BA">
          <w:fldChar w:fldCharType="separate"/>
        </w:r>
        <w:r w:rsidR="00E45D62" w:rsidRPr="00DF1BEC" w:rsidDel="002433BA">
          <w:rPr>
            <w:rStyle w:val="Hyperlink"/>
          </w:rPr>
          <w:delText>https://shop.biognosys.ch/spectronaut</w:delText>
        </w:r>
        <w:r w:rsidR="00DA4A3B" w:rsidDel="002433BA">
          <w:rPr>
            <w:rStyle w:val="Hyperlink"/>
          </w:rPr>
          <w:fldChar w:fldCharType="end"/>
        </w:r>
        <w:r w:rsidR="00E45D62" w:rsidDel="002433BA">
          <w:delText xml:space="preserve"> and is free for academics.  There is also an “Academic Plus” version which performs better than the </w:delText>
        </w:r>
        <w:r w:rsidR="002B18D9" w:rsidDel="002433BA">
          <w:delText>normal academic version but is only given out by special request to some people; I’ve thought about trying to obtain this but haven’t tried so far.  All of the analysis I do in this tutorial is based on Spectronaut 6.0.</w:delText>
        </w:r>
      </w:del>
    </w:p>
    <w:p w14:paraId="7CF3AC6E" w14:textId="6765C7D8" w:rsidR="002B18D9" w:rsidRDefault="002B18D9" w:rsidP="00BF1479">
      <w:pPr>
        <w:rPr>
          <w:ins w:id="543" w:author="bspratt" w:date="2014-11-13T11:43:00Z"/>
        </w:rPr>
      </w:pPr>
      <w:r w:rsidRPr="002433BA">
        <w:rPr>
          <w:i/>
          <w:rPrChange w:id="544" w:author="bspratt" w:date="2015-05-06T13:42:00Z">
            <w:rPr>
              <w:u w:val="single"/>
            </w:rPr>
          </w:rPrChange>
        </w:rPr>
        <w:t>General Comments</w:t>
      </w:r>
      <w:ins w:id="545" w:author="bspratt" w:date="2015-05-06T13:42:00Z">
        <w:r w:rsidR="002433BA" w:rsidRPr="002433BA">
          <w:rPr>
            <w:i/>
            <w:rPrChange w:id="546" w:author="bspratt" w:date="2015-05-06T13:42:00Z">
              <w:rPr>
                <w:u w:val="single"/>
              </w:rPr>
            </w:rPrChange>
          </w:rPr>
          <w:t xml:space="preserve"> from Dario</w:t>
        </w:r>
      </w:ins>
      <w:r w:rsidRPr="00F458F0">
        <w:rPr>
          <w:rPrChange w:id="547" w:author="bspratt" w:date="2015-05-07T14:49:00Z">
            <w:rPr>
              <w:u w:val="single"/>
            </w:rPr>
          </w:rPrChange>
        </w:rPr>
        <w:t xml:space="preserve">: </w:t>
      </w:r>
      <w:del w:id="548" w:author="bspratt" w:date="2015-05-06T13:44:00Z">
        <w:r w:rsidDel="002433BA">
          <w:delText xml:space="preserve">Relative to Peak View, </w:delText>
        </w:r>
      </w:del>
      <w:ins w:id="549" w:author="bspratt" w:date="2015-05-06T13:44:00Z">
        <w:r w:rsidR="002433BA">
          <w:t xml:space="preserve"> </w:t>
        </w:r>
      </w:ins>
      <w:proofErr w:type="spellStart"/>
      <w:r>
        <w:t>Spectronaut</w:t>
      </w:r>
      <w:proofErr w:type="spellEnd"/>
      <w:r>
        <w:t xml:space="preserve"> </w:t>
      </w:r>
      <w:del w:id="550" w:author="bspratt" w:date="2015-05-06T13:44:00Z">
        <w:r w:rsidDel="002433BA">
          <w:delText xml:space="preserve">has a much more user-friendly transition import feature and is generally much simpler and easier to use software.  The trade-off is that it </w:delText>
        </w:r>
      </w:del>
      <w:r>
        <w:t xml:space="preserve">really does only one thing </w:t>
      </w:r>
      <w:ins w:id="551" w:author="bspratt" w:date="2015-05-06T13:44:00Z">
        <w:r w:rsidR="002433BA">
          <w:t xml:space="preserve">- </w:t>
        </w:r>
      </w:ins>
      <w:del w:id="552" w:author="bspratt" w:date="2015-05-06T13:44:00Z">
        <w:r w:rsidDel="002433BA">
          <w:delText>(</w:delText>
        </w:r>
      </w:del>
      <w:r>
        <w:t xml:space="preserve">extraction and </w:t>
      </w:r>
      <w:bookmarkStart w:id="553" w:name="_GoBack"/>
      <w:bookmarkEnd w:id="553"/>
      <w:r>
        <w:t>statistical analysis of DIA transitions</w:t>
      </w:r>
      <w:del w:id="554" w:author="bspratt" w:date="2015-05-06T13:44:00Z">
        <w:r w:rsidDel="002433BA">
          <w:delText>) and not the broad set of things that Skyline or even Peak View can do</w:delText>
        </w:r>
      </w:del>
      <w:r>
        <w:t xml:space="preserve">.  </w:t>
      </w:r>
      <w:del w:id="555" w:author="bspratt" w:date="2015-05-06T13:42:00Z">
        <w:r w:rsidDel="002433BA">
          <w:delText xml:space="preserve">In terms of speed, I have run some informal tests and Spectronaut is slightly slower than Skyline when importing up to 50,000 transitions, but becomes significantly faster than Skyline for 50,000+ transitions.  Also, while Skyline currently hits a limit around 200,000 transitions, Spectronaut is able to handle half a million (and possibly more).  </w:delText>
        </w:r>
        <w:r w:rsidR="00EB4864" w:rsidDel="002433BA">
          <w:delText>On the other hand, Spectronaut uses a great deal of memory and appears to manage it quite poorly.  In my experiments with Spectronaut 5.0, importing more than a couple files at once often led to nearly all of my 16GB of RAM being allocated and virtual memory being deployed to the point where my computer was unusable for any other purpose while Spectronaut was running.  This may have been fixed in Spectronaut 6.0; I haven’t re-run these performance tests (though someone should).  Spectronaut’s spectrum viewing capability is adequate but far inferior to the capabilities offered by Skyline.</w:delText>
        </w:r>
        <w:r w:rsidR="001279D1" w:rsidDel="002433BA">
          <w:delText xml:space="preserve">  Finally, one major limitation of Spectronaut is that a</w:delText>
        </w:r>
      </w:del>
      <w:ins w:id="556" w:author="bspratt" w:date="2015-05-06T13:42:00Z">
        <w:r w:rsidR="002433BA">
          <w:t>A</w:t>
        </w:r>
      </w:ins>
      <w:r w:rsidR="001279D1">
        <w:t xml:space="preserve">ll samples must contain the </w:t>
      </w:r>
      <w:proofErr w:type="spellStart"/>
      <w:r w:rsidR="001279D1">
        <w:t>Biognosys</w:t>
      </w:r>
      <w:proofErr w:type="spellEnd"/>
      <w:r w:rsidR="001279D1">
        <w:t xml:space="preserve"> HRM calibration kit</w:t>
      </w:r>
      <w:del w:id="557" w:author="bspratt" w:date="2015-05-06T13:44:00Z">
        <w:r w:rsidR="001279D1" w:rsidDel="002433BA">
          <w:delText xml:space="preserve"> in order to run Spectronaut</w:delText>
        </w:r>
      </w:del>
      <w:r w:rsidR="001279D1">
        <w:t>; the software simply will not process the sample without it.  This limits the applicability of Spectronaut on data acquired by others and not acquired with HRM.</w:t>
      </w:r>
    </w:p>
    <w:p w14:paraId="2CC632CB" w14:textId="4BD6DF8F" w:rsidR="00FE7B17" w:rsidRDefault="00FE7B17" w:rsidP="00FE7B17">
      <w:pPr>
        <w:pStyle w:val="Heading2"/>
        <w:rPr>
          <w:ins w:id="558" w:author="bspratt" w:date="2014-11-13T11:43:00Z"/>
        </w:rPr>
      </w:pPr>
      <w:ins w:id="559" w:author="bspratt" w:date="2014-11-13T11:44:00Z">
        <w:r>
          <w:t>Load Some Data into</w:t>
        </w:r>
      </w:ins>
      <w:ins w:id="560" w:author="bspratt" w:date="2014-11-13T11:43:00Z">
        <w:r>
          <w:t xml:space="preserve"> Skyline</w:t>
        </w:r>
      </w:ins>
    </w:p>
    <w:p w14:paraId="7A320B6C" w14:textId="4AD16995" w:rsidR="00C65E93" w:rsidRDefault="00C65E93" w:rsidP="00C65E93">
      <w:pPr>
        <w:pStyle w:val="ListParagraph"/>
        <w:numPr>
          <w:ilvl w:val="0"/>
          <w:numId w:val="1"/>
        </w:numPr>
        <w:spacing w:line="240" w:lineRule="auto"/>
        <w:rPr>
          <w:ins w:id="561" w:author="bspratt" w:date="2014-11-13T15:47:00Z"/>
        </w:rPr>
      </w:pPr>
      <w:ins w:id="562" w:author="bspratt" w:date="2014-11-13T15:47:00Z">
        <w:r>
          <w:t xml:space="preserve">Load some suitable data like </w:t>
        </w:r>
        <w:proofErr w:type="spellStart"/>
        <w:r w:rsidRPr="00902AFC">
          <w:t>ExternalSoftwareTools</w:t>
        </w:r>
        <w:proofErr w:type="spellEnd"/>
        <w:r w:rsidRPr="00902AFC">
          <w:t>\</w:t>
        </w:r>
        <w:proofErr w:type="spellStart"/>
        <w:r w:rsidRPr="00C65E93">
          <w:t>Spectronaut</w:t>
        </w:r>
        <w:proofErr w:type="spellEnd"/>
        <w:r>
          <w:t>\</w:t>
        </w:r>
      </w:ins>
      <w:proofErr w:type="spellStart"/>
      <w:ins w:id="563" w:author="bspratt" w:date="2014-11-13T15:48:00Z">
        <w:r>
          <w:t>ReiterSPRG</w:t>
        </w:r>
      </w:ins>
      <w:ins w:id="564" w:author="bspratt" w:date="2014-11-13T15:47:00Z">
        <w:r w:rsidRPr="00902AFC">
          <w:t>.sky</w:t>
        </w:r>
        <w:proofErr w:type="spellEnd"/>
        <w:r>
          <w:t xml:space="preserve"> from </w:t>
        </w:r>
      </w:ins>
      <w:ins w:id="565" w:author="bspratt" w:date="2015-05-06T13:43:00Z">
        <w:r w:rsidR="002433BA" w:rsidRPr="002433BA">
          <w:rPr>
            <w:rPrChange w:id="566" w:author="bspratt" w:date="2015-05-06T13:43:00Z">
              <w:rPr>
                <w:rStyle w:val="Hyperlink"/>
              </w:rPr>
            </w:rPrChange>
          </w:rPr>
          <w:t>ExternalSoftwareTools.zip</w:t>
        </w:r>
      </w:ins>
      <w:ins w:id="567" w:author="bspratt" w:date="2014-11-13T15:47:00Z">
        <w:r>
          <w:br/>
        </w:r>
        <w:r w:rsidRPr="00886647">
          <w:t xml:space="preserve">(note: associated </w:t>
        </w:r>
      </w:ins>
      <w:ins w:id="568" w:author="bspratt" w:date="2014-11-13T15:48:00Z">
        <w:r w:rsidR="001C2B89">
          <w:t>RAW</w:t>
        </w:r>
      </w:ins>
      <w:ins w:id="569" w:author="bspratt" w:date="2014-11-13T15:47:00Z">
        <w:r w:rsidRPr="00F40AE7">
          <w:t xml:space="preserve"> files are at </w:t>
        </w:r>
      </w:ins>
      <w:ins w:id="570" w:author="bspratt" w:date="2015-05-06T13:43:00Z">
        <w:r w:rsidR="002433BA" w:rsidRPr="002433BA">
          <w:rPr>
            <w:color w:val="FF0000"/>
            <w:highlight w:val="yellow"/>
            <w:rPrChange w:id="571" w:author="bspratt" w:date="2015-05-06T13:43:00Z">
              <w:rPr/>
            </w:rPrChange>
          </w:rPr>
          <w:t>[TODO URL]</w:t>
        </w:r>
        <w:r w:rsidR="002433BA" w:rsidRPr="002433BA">
          <w:rPr>
            <w:color w:val="FF0000"/>
            <w:rPrChange w:id="572" w:author="bspratt" w:date="2015-05-06T13:43:00Z">
              <w:rPr/>
            </w:rPrChange>
          </w:rPr>
          <w:t xml:space="preserve"> </w:t>
        </w:r>
      </w:ins>
      <w:ins w:id="573" w:author="bspratt" w:date="2014-11-13T15:47:00Z">
        <w:r w:rsidRPr="004D3F07">
          <w:rPr>
            <w:rFonts w:cs="Arial"/>
            <w:color w:val="222222"/>
            <w:sz w:val="20"/>
            <w:szCs w:val="20"/>
            <w:shd w:val="clear" w:color="auto" w:fill="FFFFFF"/>
          </w:rPr>
          <w:t>/net/maccoss/vol1/home/brendanx/data/MacCoss/MProphet/</w:t>
        </w:r>
      </w:ins>
      <w:ins w:id="574" w:author="bspratt" w:date="2014-11-13T15:48:00Z">
        <w:r w:rsidR="001C2B89">
          <w:rPr>
            <w:rFonts w:ascii="Arial" w:hAnsi="Arial" w:cs="Arial"/>
            <w:color w:val="222222"/>
            <w:sz w:val="20"/>
            <w:szCs w:val="20"/>
            <w:shd w:val="clear" w:color="auto" w:fill="FFFFFF"/>
          </w:rPr>
          <w:t>20131031_Reiter_ABRF_sPRG_study</w:t>
        </w:r>
      </w:ins>
      <w:ins w:id="575" w:author="bspratt" w:date="2014-11-13T15:47:00Z">
        <w:r w:rsidRPr="004D3F07">
          <w:rPr>
            <w:rFonts w:cs="Arial"/>
            <w:color w:val="222222"/>
            <w:sz w:val="20"/>
            <w:szCs w:val="20"/>
            <w:shd w:val="clear" w:color="auto" w:fill="FFFFFF"/>
          </w:rPr>
          <w:t xml:space="preserve"> )</w:t>
        </w:r>
      </w:ins>
    </w:p>
    <w:p w14:paraId="2DA84E07" w14:textId="410F11FE" w:rsidR="00FE7B17" w:rsidDel="00C65E93" w:rsidRDefault="00FE7B17" w:rsidP="00FE7B17">
      <w:pPr>
        <w:rPr>
          <w:del w:id="576" w:author="bspratt" w:date="2014-11-13T15:47:00Z"/>
        </w:rPr>
      </w:pPr>
    </w:p>
    <w:p w14:paraId="22158AAE" w14:textId="77777777" w:rsidR="001279D1" w:rsidRDefault="001279D1">
      <w:pPr>
        <w:pStyle w:val="Heading2"/>
        <w:pPrChange w:id="577" w:author="bspratt" w:date="2014-11-11T11:41:00Z">
          <w:pPr>
            <w:pStyle w:val="Heading1"/>
          </w:pPr>
        </w:pPrChange>
      </w:pPr>
      <w:bookmarkStart w:id="578" w:name="_Toc403469528"/>
      <w:r>
        <w:t>Exporting Data from Skyline</w:t>
      </w:r>
      <w:bookmarkEnd w:id="578"/>
    </w:p>
    <w:p w14:paraId="6C0BF727" w14:textId="2525EA59" w:rsidR="001279D1" w:rsidRDefault="00A94206" w:rsidP="00BF1479">
      <w:r>
        <w:t xml:space="preserve">Exporting data from Skyline for use in Spectronaut can be done in exactly the same manner as exporting for use in Peak View.  Spectronaut is highly flexible about the names and format of columns, so you can even use the same skyline report and column titles as you </w:t>
      </w:r>
      <w:del w:id="579" w:author="bspratt" w:date="2014-11-13T11:43:00Z">
        <w:r w:rsidDel="00FE7B17">
          <w:delText xml:space="preserve">sued </w:delText>
        </w:r>
      </w:del>
      <w:ins w:id="580" w:author="bspratt" w:date="2014-11-13T11:43:00Z">
        <w:r w:rsidR="00FE7B17">
          <w:t xml:space="preserve">used </w:t>
        </w:r>
      </w:ins>
      <w:r>
        <w:t>for Peak View. See the subsection entitled “</w:t>
      </w:r>
      <w:ins w:id="581" w:author="bspratt" w:date="2014-11-13T11:36:00Z">
        <w:r w:rsidR="00FE7B17">
          <w:fldChar w:fldCharType="begin"/>
        </w:r>
        <w:r w:rsidR="00FE7B17">
          <w:instrText xml:space="preserve"> HYPERLINK  \l "_Exporting_Data_from_1" </w:instrText>
        </w:r>
        <w:r w:rsidR="00FE7B17">
          <w:fldChar w:fldCharType="separate"/>
        </w:r>
        <w:r w:rsidRPr="00FE7B17">
          <w:rPr>
            <w:rStyle w:val="Hyperlink"/>
          </w:rPr>
          <w:t>Exporting Data from Skyline</w:t>
        </w:r>
        <w:r w:rsidR="00FE7B17">
          <w:fldChar w:fldCharType="end"/>
        </w:r>
      </w:ins>
      <w:r>
        <w:t>” under the Peak View section in this document.</w:t>
      </w:r>
    </w:p>
    <w:p w14:paraId="5D8E4A04" w14:textId="7B28217F" w:rsidR="001279D1" w:rsidRDefault="001279D1">
      <w:pPr>
        <w:pStyle w:val="Heading2"/>
        <w:pPrChange w:id="582" w:author="bspratt" w:date="2014-11-11T11:41:00Z">
          <w:pPr>
            <w:pStyle w:val="Heading1"/>
          </w:pPr>
        </w:pPrChange>
      </w:pPr>
      <w:bookmarkStart w:id="583" w:name="_Toc403469529"/>
      <w:r>
        <w:lastRenderedPageBreak/>
        <w:t>Preparing the Exported Skyline Report for Spectronaut</w:t>
      </w:r>
      <w:bookmarkEnd w:id="583"/>
    </w:p>
    <w:p w14:paraId="39B33EB5" w14:textId="7E6B497D" w:rsidR="00A94206" w:rsidRPr="00A94206" w:rsidRDefault="009F1A08" w:rsidP="00A94206">
      <w:r>
        <w:t>Because Spectronaut is so flexible wit</w:t>
      </w:r>
      <w:r w:rsidR="00BA07B1">
        <w:t xml:space="preserve">h input, you shouldn’t need to do much to prepare the data for import.  Any “#N/A” entries should be replaced with an appropriate default (e.g. 0 in the case of spectral </w:t>
      </w:r>
      <w:r w:rsidR="00FC2D86">
        <w:t>libraries), and iRT standard peptides</w:t>
      </w:r>
      <w:r w:rsidR="00BA07B1">
        <w:t xml:space="preserve"> should be removed (Spectronaut does not need to be given </w:t>
      </w:r>
      <w:r w:rsidR="00F55556">
        <w:t>calibration</w:t>
      </w:r>
      <w:r w:rsidR="00BA07B1">
        <w:t xml:space="preserve"> </w:t>
      </w:r>
      <w:r w:rsidR="00F55556">
        <w:t xml:space="preserve">peptides </w:t>
      </w:r>
      <w:r w:rsidR="00BA07B1">
        <w:t>directly and instead simply assumes the HRM kit is in the sample).</w:t>
      </w:r>
    </w:p>
    <w:p w14:paraId="122EBD70" w14:textId="54ECD56A" w:rsidR="001279D1" w:rsidRDefault="00185126" w:rsidP="002433BA">
      <w:pPr>
        <w:pStyle w:val="Heading2"/>
        <w:pPrChange w:id="584" w:author="bspratt" w:date="2015-05-06T13:46:00Z">
          <w:pPr>
            <w:pStyle w:val="Heading1"/>
          </w:pPr>
        </w:pPrChange>
      </w:pPr>
      <w:bookmarkStart w:id="585" w:name="_Toc403469530"/>
      <w:r>
        <w:t>Importing and Processing in</w:t>
      </w:r>
      <w:r w:rsidR="001279D1">
        <w:t xml:space="preserve"> Spectronaut</w:t>
      </w:r>
      <w:bookmarkEnd w:id="585"/>
    </w:p>
    <w:p w14:paraId="01A6D0A4" w14:textId="61581A38" w:rsidR="0034360F" w:rsidRDefault="009A32E0" w:rsidP="002433BA">
      <w:pPr>
        <w:keepLines/>
        <w:pPrChange w:id="586" w:author="bspratt" w:date="2015-05-06T13:46:00Z">
          <w:pPr/>
        </w:pPrChange>
      </w:pPr>
      <w:r>
        <w:t xml:space="preserve">You are now ready to import your assay library to </w:t>
      </w:r>
      <w:del w:id="587" w:author="bspratt" w:date="2014-11-13T11:36:00Z">
        <w:r w:rsidDel="00FE7B17">
          <w:delText>spectronaut</w:delText>
        </w:r>
      </w:del>
      <w:ins w:id="588" w:author="bspratt" w:date="2014-11-13T11:36:00Z">
        <w:r w:rsidR="00FE7B17">
          <w:t>Spectronaut</w:t>
        </w:r>
      </w:ins>
      <w:r>
        <w:t xml:space="preserve">.  </w:t>
      </w:r>
      <w:r w:rsidR="0034360F">
        <w:t>Open up Sp</w:t>
      </w:r>
      <w:r w:rsidR="00185126">
        <w:t>e</w:t>
      </w:r>
      <w:r w:rsidR="0034360F">
        <w:t>ctronaut; you should see a screen like this:</w:t>
      </w:r>
    </w:p>
    <w:p w14:paraId="20B627E7" w14:textId="202A3CD3" w:rsidR="0034360F" w:rsidRDefault="0034360F" w:rsidP="002433BA">
      <w:pPr>
        <w:pPrChange w:id="589" w:author="bspratt" w:date="2015-05-06T13:46:00Z">
          <w:pPr/>
        </w:pPrChange>
      </w:pPr>
      <w:r>
        <w:rPr>
          <w:noProof/>
        </w:rPr>
        <w:drawing>
          <wp:inline distT="0" distB="0" distL="0" distR="0" wp14:anchorId="6AC61CDF" wp14:editId="6E8279D6">
            <wp:extent cx="3852073" cy="3771900"/>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3353" cy="3773153"/>
                    </a:xfrm>
                    <a:prstGeom prst="rect">
                      <a:avLst/>
                    </a:prstGeom>
                    <a:noFill/>
                    <a:ln>
                      <a:noFill/>
                    </a:ln>
                  </pic:spPr>
                </pic:pic>
              </a:graphicData>
            </a:graphic>
          </wp:inline>
        </w:drawing>
      </w:r>
    </w:p>
    <w:p w14:paraId="776673D5" w14:textId="70A5F0FC" w:rsidR="0034360F" w:rsidRDefault="0034360F" w:rsidP="00CE03C3">
      <w:r>
        <w:t>What you see you may vary slightly depending on what if any experiment</w:t>
      </w:r>
      <w:r w:rsidR="00185126">
        <w:t>s</w:t>
      </w:r>
      <w:r>
        <w:t xml:space="preserve"> you’ve done recently, </w:t>
      </w:r>
      <w:r w:rsidR="00D711FE">
        <w:t>but the screenshot above is basically what you should see.  To import your assay library:</w:t>
      </w:r>
    </w:p>
    <w:p w14:paraId="50DFA73D" w14:textId="0A630ECA" w:rsidR="00D711FE" w:rsidRPr="00185126" w:rsidRDefault="00185126" w:rsidP="00D711FE">
      <w:pPr>
        <w:pStyle w:val="ListParagraph"/>
        <w:numPr>
          <w:ilvl w:val="0"/>
          <w:numId w:val="12"/>
        </w:numPr>
        <w:rPr>
          <w:b/>
        </w:rPr>
      </w:pPr>
      <w:r>
        <w:t xml:space="preserve">Click on the </w:t>
      </w:r>
      <w:r>
        <w:rPr>
          <w:b/>
        </w:rPr>
        <w:t xml:space="preserve">Review </w:t>
      </w:r>
      <w:r>
        <w:t xml:space="preserve">button on the top panel. </w:t>
      </w:r>
    </w:p>
    <w:p w14:paraId="153B2065" w14:textId="05F8C35A" w:rsidR="00185126" w:rsidRPr="00185126" w:rsidRDefault="00185126" w:rsidP="00D711FE">
      <w:pPr>
        <w:pStyle w:val="ListParagraph"/>
        <w:numPr>
          <w:ilvl w:val="0"/>
          <w:numId w:val="12"/>
        </w:numPr>
        <w:rPr>
          <w:b/>
        </w:rPr>
      </w:pPr>
      <w:r>
        <w:t xml:space="preserve">Click on the </w:t>
      </w:r>
      <w:r>
        <w:rPr>
          <w:b/>
        </w:rPr>
        <w:t xml:space="preserve">Load Raw Data </w:t>
      </w:r>
      <w:r>
        <w:t>text link near the upper left corner</w:t>
      </w:r>
    </w:p>
    <w:p w14:paraId="2B47A9C3" w14:textId="213E2558" w:rsidR="00185126" w:rsidRPr="00185126" w:rsidRDefault="00185126" w:rsidP="00185126">
      <w:pPr>
        <w:pStyle w:val="ListParagraph"/>
        <w:numPr>
          <w:ilvl w:val="0"/>
          <w:numId w:val="12"/>
        </w:numPr>
        <w:rPr>
          <w:b/>
        </w:rPr>
      </w:pPr>
      <w:r>
        <w:t>A file open menu should appear; select all the mass spec files you want to import, in the case of this tutorial, the 3 .raw files that were in our Skyline document (AZ6505_run1.raw, AZ6505_run2.raw, AZ6505_run3.raw).</w:t>
      </w:r>
    </w:p>
    <w:p w14:paraId="6337D4B5" w14:textId="3D27F1E7" w:rsidR="00185126" w:rsidRPr="00185126" w:rsidRDefault="00185126" w:rsidP="00185126">
      <w:pPr>
        <w:pStyle w:val="ListParagraph"/>
        <w:numPr>
          <w:ilvl w:val="0"/>
          <w:numId w:val="12"/>
        </w:numPr>
        <w:rPr>
          <w:b/>
        </w:rPr>
      </w:pPr>
      <w:r>
        <w:t xml:space="preserve">Click </w:t>
      </w:r>
      <w:r>
        <w:rPr>
          <w:b/>
        </w:rPr>
        <w:t xml:space="preserve">Open </w:t>
      </w:r>
      <w:r>
        <w:t>to add these files</w:t>
      </w:r>
    </w:p>
    <w:p w14:paraId="772AB9D4" w14:textId="31821830" w:rsidR="00185126" w:rsidRPr="00185126" w:rsidRDefault="00185126" w:rsidP="00185126">
      <w:pPr>
        <w:pStyle w:val="ListParagraph"/>
        <w:numPr>
          <w:ilvl w:val="0"/>
          <w:numId w:val="12"/>
        </w:numPr>
        <w:rPr>
          <w:b/>
        </w:rPr>
      </w:pPr>
      <w:r>
        <w:t>You should see the following screen, asking if you want to remove common prefixes:</w:t>
      </w:r>
    </w:p>
    <w:p w14:paraId="6CDADDEE" w14:textId="3B2BFC30" w:rsidR="00185126" w:rsidRDefault="00185126" w:rsidP="00185126">
      <w:pPr>
        <w:pStyle w:val="ListParagraph"/>
        <w:rPr>
          <w:b/>
        </w:rPr>
      </w:pPr>
      <w:r>
        <w:rPr>
          <w:b/>
          <w:noProof/>
        </w:rPr>
        <w:lastRenderedPageBreak/>
        <w:drawing>
          <wp:inline distT="0" distB="0" distL="0" distR="0" wp14:anchorId="6120A691" wp14:editId="6045B26D">
            <wp:extent cx="2538892" cy="811343"/>
            <wp:effectExtent l="0" t="0" r="1270" b="190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8892" cy="811343"/>
                    </a:xfrm>
                    <a:prstGeom prst="rect">
                      <a:avLst/>
                    </a:prstGeom>
                    <a:noFill/>
                    <a:ln>
                      <a:noFill/>
                    </a:ln>
                  </pic:spPr>
                </pic:pic>
              </a:graphicData>
            </a:graphic>
          </wp:inline>
        </w:drawing>
      </w:r>
    </w:p>
    <w:p w14:paraId="2D86A37B" w14:textId="11637C57" w:rsidR="00185126" w:rsidRPr="00185126" w:rsidRDefault="00185126" w:rsidP="00185126">
      <w:pPr>
        <w:pStyle w:val="ListParagraph"/>
        <w:numPr>
          <w:ilvl w:val="0"/>
          <w:numId w:val="15"/>
        </w:numPr>
        <w:rPr>
          <w:b/>
        </w:rPr>
      </w:pPr>
      <w:r>
        <w:t xml:space="preserve">Click </w:t>
      </w:r>
      <w:r>
        <w:rPr>
          <w:b/>
        </w:rPr>
        <w:t xml:space="preserve">No </w:t>
      </w:r>
      <w:r>
        <w:t>to retain the current prefix</w:t>
      </w:r>
    </w:p>
    <w:p w14:paraId="2705CE31" w14:textId="088113DE" w:rsidR="00185126" w:rsidRPr="00185126" w:rsidRDefault="00185126" w:rsidP="00185126">
      <w:r>
        <w:t>You should now see the following screen, which</w:t>
      </w:r>
      <w:r w:rsidR="007C47FB">
        <w:t xml:space="preserve"> allows you to set up the assay library you will use to extract transitions from these files, as well as to choose various options for the data processing.</w:t>
      </w:r>
    </w:p>
    <w:p w14:paraId="02C3175A" w14:textId="5AB1D1E2" w:rsidR="00185126" w:rsidRDefault="00185126" w:rsidP="00185126">
      <w:pPr>
        <w:rPr>
          <w:b/>
        </w:rPr>
      </w:pPr>
      <w:r>
        <w:rPr>
          <w:b/>
          <w:noProof/>
        </w:rPr>
        <w:drawing>
          <wp:inline distT="0" distB="0" distL="0" distR="0" wp14:anchorId="360BA26C" wp14:editId="0889BC34">
            <wp:extent cx="5486400" cy="425146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251465"/>
                    </a:xfrm>
                    <a:prstGeom prst="rect">
                      <a:avLst/>
                    </a:prstGeom>
                    <a:noFill/>
                    <a:ln>
                      <a:noFill/>
                    </a:ln>
                  </pic:spPr>
                </pic:pic>
              </a:graphicData>
            </a:graphic>
          </wp:inline>
        </w:drawing>
      </w:r>
    </w:p>
    <w:p w14:paraId="5AE3D2E9" w14:textId="6DD28B55" w:rsidR="007C47FB" w:rsidRDefault="007C47FB" w:rsidP="00185126">
      <w:r>
        <w:t>We’ll start by assigning the spectral library</w:t>
      </w:r>
      <w:r w:rsidR="004E61FB">
        <w:t>:</w:t>
      </w:r>
    </w:p>
    <w:p w14:paraId="6E7B55BB" w14:textId="495CE781" w:rsidR="009F4571" w:rsidRDefault="009F4571" w:rsidP="004E61FB">
      <w:pPr>
        <w:pStyle w:val="ListParagraph"/>
        <w:numPr>
          <w:ilvl w:val="0"/>
          <w:numId w:val="15"/>
        </w:numPr>
      </w:pPr>
      <w:r>
        <w:t xml:space="preserve">Make sure the top-level run folder “AZ6505_run” is selected in the </w:t>
      </w:r>
      <w:r w:rsidRPr="009F4571">
        <w:rPr>
          <w:b/>
        </w:rPr>
        <w:t>Raw Data</w:t>
      </w:r>
      <w:r>
        <w:t xml:space="preserve"> pane, rather than just one of the three files under it</w:t>
      </w:r>
    </w:p>
    <w:p w14:paraId="3817382B" w14:textId="61795B61" w:rsidR="004E61FB" w:rsidRDefault="004E61FB" w:rsidP="004E61FB">
      <w:pPr>
        <w:pStyle w:val="ListParagraph"/>
        <w:numPr>
          <w:ilvl w:val="0"/>
          <w:numId w:val="15"/>
        </w:numPr>
      </w:pPr>
      <w:r>
        <w:t xml:space="preserve">Click the </w:t>
      </w:r>
      <w:r>
        <w:rPr>
          <w:b/>
        </w:rPr>
        <w:t xml:space="preserve">Assign Spectral Library </w:t>
      </w:r>
      <w:r>
        <w:t xml:space="preserve">text link in the </w:t>
      </w:r>
      <w:r>
        <w:rPr>
          <w:b/>
        </w:rPr>
        <w:t xml:space="preserve">Raw Data </w:t>
      </w:r>
      <w:r>
        <w:t>pane</w:t>
      </w:r>
    </w:p>
    <w:p w14:paraId="07B39440" w14:textId="0F4AFFF8" w:rsidR="004E61FB" w:rsidRDefault="004E61FB" w:rsidP="004E61FB">
      <w:pPr>
        <w:pStyle w:val="ListParagraph"/>
        <w:numPr>
          <w:ilvl w:val="0"/>
          <w:numId w:val="15"/>
        </w:numPr>
      </w:pPr>
      <w:r>
        <w:t>You should see the following screen:</w:t>
      </w:r>
    </w:p>
    <w:p w14:paraId="4B4A80B8" w14:textId="6B5364EA" w:rsidR="004E61FB" w:rsidRDefault="004E61FB" w:rsidP="002433BA">
      <w:pPr>
        <w:pStyle w:val="ListParagraph"/>
        <w:pPrChange w:id="590" w:author="bspratt" w:date="2015-05-06T13:47:00Z">
          <w:pPr>
            <w:pStyle w:val="ListParagraph"/>
            <w:numPr>
              <w:numId w:val="15"/>
            </w:numPr>
            <w:ind w:hanging="360"/>
          </w:pPr>
        </w:pPrChange>
      </w:pPr>
      <w:r>
        <w:rPr>
          <w:noProof/>
        </w:rPr>
        <w:lastRenderedPageBreak/>
        <w:drawing>
          <wp:inline distT="0" distB="0" distL="0" distR="0" wp14:anchorId="5A026EDB" wp14:editId="603DB296">
            <wp:extent cx="5486400" cy="4280215"/>
            <wp:effectExtent l="0" t="0" r="0" b="1270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280215"/>
                    </a:xfrm>
                    <a:prstGeom prst="rect">
                      <a:avLst/>
                    </a:prstGeom>
                    <a:noFill/>
                    <a:ln>
                      <a:noFill/>
                    </a:ln>
                  </pic:spPr>
                </pic:pic>
              </a:graphicData>
            </a:graphic>
          </wp:inline>
        </w:drawing>
      </w:r>
    </w:p>
    <w:p w14:paraId="39F9012E" w14:textId="51B2C613" w:rsidR="004E61FB" w:rsidRDefault="004E61FB" w:rsidP="004E61FB">
      <w:pPr>
        <w:pStyle w:val="ListParagraph"/>
        <w:numPr>
          <w:ilvl w:val="0"/>
          <w:numId w:val="15"/>
        </w:numPr>
      </w:pPr>
      <w:r>
        <w:t xml:space="preserve">Click </w:t>
      </w:r>
      <w:r>
        <w:rPr>
          <w:b/>
        </w:rPr>
        <w:t xml:space="preserve">Browse </w:t>
      </w:r>
      <w:r>
        <w:t>in the top right corner to import an assay library</w:t>
      </w:r>
    </w:p>
    <w:p w14:paraId="048C0C37" w14:textId="7949E531" w:rsidR="004E61FB" w:rsidRPr="004E61FB" w:rsidRDefault="004E61FB" w:rsidP="004E61FB">
      <w:pPr>
        <w:pStyle w:val="ListParagraph"/>
        <w:numPr>
          <w:ilvl w:val="0"/>
          <w:numId w:val="15"/>
        </w:numPr>
      </w:pPr>
      <w:r>
        <w:t xml:space="preserve">An open file dialog box should appear.  Select the assay library you want to import (in our case, the file “Assay Library [Peak View].txt” that you’ve generated from Skyline) and click </w:t>
      </w:r>
      <w:r>
        <w:rPr>
          <w:b/>
        </w:rPr>
        <w:t>Open</w:t>
      </w:r>
    </w:p>
    <w:p w14:paraId="04FD0232" w14:textId="65DA8EE7" w:rsidR="004E61FB" w:rsidRDefault="004E61FB" w:rsidP="004E61FB">
      <w:pPr>
        <w:ind w:left="360"/>
      </w:pPr>
      <w:r>
        <w:t xml:space="preserve">The first few lines of the file should now appear in the </w:t>
      </w:r>
      <w:r>
        <w:rPr>
          <w:b/>
        </w:rPr>
        <w:t xml:space="preserve">Import Spectral Library </w:t>
      </w:r>
      <w:r>
        <w:t>dialog, as shown below:</w:t>
      </w:r>
    </w:p>
    <w:p w14:paraId="0C9B7CEA" w14:textId="77777777" w:rsidR="004E61FB" w:rsidRDefault="004E61FB" w:rsidP="004E61FB">
      <w:pPr>
        <w:ind w:left="360"/>
      </w:pPr>
    </w:p>
    <w:p w14:paraId="45B3A7EB" w14:textId="279C43E2" w:rsidR="004E61FB" w:rsidRPr="004E61FB" w:rsidRDefault="004E61FB" w:rsidP="004E61FB">
      <w:pPr>
        <w:ind w:left="360"/>
      </w:pPr>
      <w:r>
        <w:rPr>
          <w:noProof/>
        </w:rPr>
        <w:lastRenderedPageBreak/>
        <w:drawing>
          <wp:inline distT="0" distB="0" distL="0" distR="0" wp14:anchorId="295383DC" wp14:editId="044BAA8D">
            <wp:extent cx="5486400" cy="3381596"/>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81596"/>
                    </a:xfrm>
                    <a:prstGeom prst="rect">
                      <a:avLst/>
                    </a:prstGeom>
                    <a:noFill/>
                    <a:ln>
                      <a:noFill/>
                    </a:ln>
                  </pic:spPr>
                </pic:pic>
              </a:graphicData>
            </a:graphic>
          </wp:inline>
        </w:drawing>
      </w:r>
    </w:p>
    <w:p w14:paraId="04C4BEAC" w14:textId="24554B93" w:rsidR="00185126" w:rsidRDefault="004E61FB" w:rsidP="00185126">
      <w:r>
        <w:t>As you can see near the middle of the screenshot</w:t>
      </w:r>
      <w:r w:rsidR="0083272D">
        <w:t xml:space="preserve">, there are two rows of column titles shown.  The upper row (the one containing “Q3”, “decoy”, “frg_z”, and so on) are the names that you’ve given to the column in the text file itself.  The lower row (the one containing “FragmentMz”, “FragmentCharge”, and so on) are the data fields Spectronaut is looking for (e.g. the column entitled </w:t>
      </w:r>
      <w:r w:rsidR="009F4571">
        <w:t>“</w:t>
      </w:r>
      <w:r w:rsidR="0083272D">
        <w:t>FragmentMz</w:t>
      </w:r>
      <w:r w:rsidR="009F4571">
        <w:t>”</w:t>
      </w:r>
      <w:r w:rsidR="0083272D">
        <w:t xml:space="preserve"> should be matched to a list of product Mz values).</w:t>
      </w:r>
    </w:p>
    <w:p w14:paraId="271B16CE" w14:textId="36502EE3" w:rsidR="009F4571" w:rsidRDefault="0083272D" w:rsidP="00185126">
      <w:pPr>
        <w:rPr>
          <w:ins w:id="591" w:author="bspratt" w:date="2014-11-13T16:14:00Z"/>
        </w:rPr>
      </w:pPr>
      <w:r>
        <w:t xml:space="preserve">Spectronaut has attempted to guess </w:t>
      </w:r>
      <w:r w:rsidR="009F4571">
        <w:t>which columns are which, and tends to be mostly correct, but you will often need to correct one or more errors.  To manually override Spectronaut’s column matching, you can click on one of the lower row of column names (e.g. “FragmentMz” and choose from a dropdown list of possible names to assign instead).  A column title can also be blank to indicate that Spectronaut should not use it at all.</w:t>
      </w:r>
    </w:p>
    <w:p w14:paraId="571EEAF8" w14:textId="4C1FCA0E" w:rsidR="003F1135" w:rsidRDefault="003F1135" w:rsidP="00185126">
      <w:ins w:id="592" w:author="bspratt" w:date="2014-11-13T16:14:00Z">
        <w:r>
          <w:t xml:space="preserve">Note how the user has set </w:t>
        </w:r>
      </w:ins>
      <w:ins w:id="593" w:author="bspratt" w:date="2014-11-13T16:15:00Z">
        <w:r>
          <w:t>RT_detected to mean iRT in Spectronaut in the figure above.  Do that!</w:t>
        </w:r>
      </w:ins>
      <w:ins w:id="594" w:author="bspratt" w:date="2014-11-13T17:07:00Z">
        <w:r w:rsidR="00393F1E">
          <w:t xml:space="preserve">  Also make sure the </w:t>
        </w:r>
      </w:ins>
      <w:ins w:id="595" w:author="bspratt" w:date="2014-11-13T17:08:00Z">
        <w:r w:rsidR="00393F1E">
          <w:t>modification sequence is mapped.</w:t>
        </w:r>
      </w:ins>
    </w:p>
    <w:p w14:paraId="3D238C96" w14:textId="1A1D1942" w:rsidR="009F4571" w:rsidRDefault="009F4571" w:rsidP="00185126">
      <w:r>
        <w:t>How many columns you have to adjust will depend on what you’ve imported before – Spectronaut remembers column names that it’s seen before, and so its matching gets better over time.  My copy of Spectronaut gets every column correct, but since the “relative_intensity” column contains mostly “#N/A” (there are no spectral libraries for many of the transitions), I’ve told Spectronaut to ignore that column entirely by setting the title of that column to a blank.</w:t>
      </w:r>
    </w:p>
    <w:p w14:paraId="695EBE82" w14:textId="0C2A112A" w:rsidR="009F4571" w:rsidRDefault="009F4571" w:rsidP="00185126">
      <w:r>
        <w:t>When you are done matching columns to names, you are ready to execute the import:</w:t>
      </w:r>
    </w:p>
    <w:p w14:paraId="23F24513" w14:textId="7BEACE95" w:rsidR="009F4571" w:rsidRDefault="009F4571" w:rsidP="009F4571">
      <w:pPr>
        <w:pStyle w:val="ListParagraph"/>
        <w:numPr>
          <w:ilvl w:val="0"/>
          <w:numId w:val="16"/>
        </w:numPr>
      </w:pPr>
      <w:r>
        <w:t xml:space="preserve">Click the </w:t>
      </w:r>
      <w:r>
        <w:rPr>
          <w:b/>
        </w:rPr>
        <w:t xml:space="preserve">Load </w:t>
      </w:r>
      <w:r>
        <w:t>text link in the bottom right</w:t>
      </w:r>
    </w:p>
    <w:p w14:paraId="1E74A501" w14:textId="57865A9B" w:rsidR="009F4571" w:rsidRDefault="009F4571" w:rsidP="009F4571">
      <w:pPr>
        <w:pStyle w:val="ListParagraph"/>
        <w:numPr>
          <w:ilvl w:val="0"/>
          <w:numId w:val="16"/>
        </w:numPr>
      </w:pPr>
      <w:r>
        <w:lastRenderedPageBreak/>
        <w:t xml:space="preserve">If any important columns are missing, you should see a dialog asking you to confirm proceeding without them, as shown below.  In our case, the </w:t>
      </w:r>
      <w:r w:rsidR="00181857">
        <w:t>“RelativeFragmentIntensity” column is missing because we don’t have spectral library information for many peptides; this is OK and we’ll proceed without it.</w:t>
      </w:r>
    </w:p>
    <w:p w14:paraId="162EEF72" w14:textId="2C848E5E" w:rsidR="00181857" w:rsidRDefault="00181857" w:rsidP="00181857">
      <w:pPr>
        <w:ind w:left="720"/>
      </w:pPr>
      <w:r>
        <w:rPr>
          <w:noProof/>
        </w:rPr>
        <w:drawing>
          <wp:inline distT="0" distB="0" distL="0" distR="0" wp14:anchorId="413EC803" wp14:editId="5553ED79">
            <wp:extent cx="2853752" cy="807611"/>
            <wp:effectExtent l="0" t="0" r="0" b="571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3888" cy="807649"/>
                    </a:xfrm>
                    <a:prstGeom prst="rect">
                      <a:avLst/>
                    </a:prstGeom>
                    <a:noFill/>
                    <a:ln>
                      <a:noFill/>
                    </a:ln>
                  </pic:spPr>
                </pic:pic>
              </a:graphicData>
            </a:graphic>
          </wp:inline>
        </w:drawing>
      </w:r>
    </w:p>
    <w:p w14:paraId="74567EB7" w14:textId="3ECCFEFB" w:rsidR="00181857" w:rsidRDefault="00181857" w:rsidP="00181857">
      <w:pPr>
        <w:pStyle w:val="ListParagraph"/>
        <w:numPr>
          <w:ilvl w:val="0"/>
          <w:numId w:val="18"/>
        </w:numPr>
      </w:pPr>
      <w:r>
        <w:t xml:space="preserve">Click </w:t>
      </w:r>
      <w:r>
        <w:rPr>
          <w:b/>
        </w:rPr>
        <w:t xml:space="preserve">Yes </w:t>
      </w:r>
      <w:r>
        <w:t>to proceed</w:t>
      </w:r>
    </w:p>
    <w:p w14:paraId="621445F7" w14:textId="2F806EB2" w:rsidR="00181857" w:rsidRDefault="00181857" w:rsidP="00181857">
      <w:r>
        <w:t xml:space="preserve">You should now be returned to the </w:t>
      </w:r>
      <w:r>
        <w:rPr>
          <w:b/>
        </w:rPr>
        <w:t xml:space="preserve">Experiment Setup </w:t>
      </w:r>
      <w:r w:rsidR="008939E9">
        <w:t>menu, which should now look like this:</w:t>
      </w:r>
    </w:p>
    <w:p w14:paraId="6D236A85" w14:textId="4A14D7CD" w:rsidR="008939E9" w:rsidRDefault="008939E9" w:rsidP="00181857">
      <w:r>
        <w:rPr>
          <w:noProof/>
        </w:rPr>
        <w:drawing>
          <wp:inline distT="0" distB="0" distL="0" distR="0" wp14:anchorId="43F10133" wp14:editId="5B8E8C51">
            <wp:extent cx="5486400" cy="4282380"/>
            <wp:effectExtent l="0" t="0" r="0" b="1079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82380"/>
                    </a:xfrm>
                    <a:prstGeom prst="rect">
                      <a:avLst/>
                    </a:prstGeom>
                    <a:noFill/>
                    <a:ln>
                      <a:noFill/>
                    </a:ln>
                  </pic:spPr>
                </pic:pic>
              </a:graphicData>
            </a:graphic>
          </wp:inline>
        </w:drawing>
      </w:r>
    </w:p>
    <w:p w14:paraId="06A9F48B" w14:textId="3BD078A6" w:rsidR="008939E9" w:rsidRDefault="008939E9" w:rsidP="00181857">
      <w:r>
        <w:t xml:space="preserve">Check that every run in the </w:t>
      </w:r>
      <w:r>
        <w:rPr>
          <w:b/>
        </w:rPr>
        <w:t xml:space="preserve">Raw Data </w:t>
      </w:r>
      <w:r>
        <w:t xml:space="preserve">pane has a set of assays attached to it, as shown above.  If only some runs have assays, you need to repeat the </w:t>
      </w:r>
      <w:r>
        <w:rPr>
          <w:b/>
        </w:rPr>
        <w:t xml:space="preserve">Assign Spectral Library </w:t>
      </w:r>
      <w:r>
        <w:t>steps, making sure that the directory “AZ6506_run”, rather than just one of the files, has been selected.</w:t>
      </w:r>
    </w:p>
    <w:p w14:paraId="3C26E949" w14:textId="12149C17" w:rsidR="008939E9" w:rsidRDefault="008939E9" w:rsidP="00181857">
      <w:r>
        <w:lastRenderedPageBreak/>
        <w:t xml:space="preserve">Next we need to adjust the </w:t>
      </w:r>
      <w:r>
        <w:rPr>
          <w:b/>
        </w:rPr>
        <w:t xml:space="preserve">Settings </w:t>
      </w:r>
      <w:r>
        <w:t>pane.  This pane determines the settings under which Spectronaut will process the data, and can make a big difference in the type and quality of data processing.  I recommend the following settings:</w:t>
      </w:r>
    </w:p>
    <w:p w14:paraId="59FE767E" w14:textId="0762F442" w:rsidR="008939E9" w:rsidRDefault="008939E9" w:rsidP="008939E9">
      <w:pPr>
        <w:pStyle w:val="ListParagraph"/>
        <w:numPr>
          <w:ilvl w:val="0"/>
          <w:numId w:val="18"/>
        </w:numPr>
      </w:pPr>
      <w:r>
        <w:t xml:space="preserve">Under </w:t>
      </w:r>
      <w:r>
        <w:rPr>
          <w:b/>
        </w:rPr>
        <w:t xml:space="preserve">Identification, </w:t>
      </w:r>
      <w:r>
        <w:t xml:space="preserve">make sure </w:t>
      </w:r>
      <w:r>
        <w:rPr>
          <w:b/>
        </w:rPr>
        <w:t xml:space="preserve">Dynamic Score Refinement </w:t>
      </w:r>
      <w:r>
        <w:t>is checked</w:t>
      </w:r>
    </w:p>
    <w:p w14:paraId="18301359" w14:textId="78B693C4" w:rsidR="008939E9" w:rsidRDefault="008939E9" w:rsidP="008939E9">
      <w:pPr>
        <w:pStyle w:val="ListParagraph"/>
        <w:numPr>
          <w:ilvl w:val="0"/>
          <w:numId w:val="18"/>
        </w:numPr>
      </w:pPr>
      <w:r>
        <w:t xml:space="preserve">Under </w:t>
      </w:r>
      <w:r>
        <w:rPr>
          <w:b/>
        </w:rPr>
        <w:t xml:space="preserve">Identification, </w:t>
      </w:r>
      <w:r>
        <w:t xml:space="preserve">make sure </w:t>
      </w:r>
      <w:r>
        <w:rPr>
          <w:b/>
        </w:rPr>
        <w:t xml:space="preserve">Include MS1 scoring </w:t>
      </w:r>
      <w:r>
        <w:t>is checked</w:t>
      </w:r>
    </w:p>
    <w:p w14:paraId="0925583B" w14:textId="24A70327" w:rsidR="008939E9" w:rsidRDefault="008939E9" w:rsidP="008939E9">
      <w:pPr>
        <w:pStyle w:val="ListParagraph"/>
        <w:numPr>
          <w:ilvl w:val="0"/>
          <w:numId w:val="18"/>
        </w:numPr>
      </w:pPr>
      <w:r>
        <w:t xml:space="preserve">Under </w:t>
      </w:r>
      <w:r>
        <w:rPr>
          <w:b/>
        </w:rPr>
        <w:t xml:space="preserve">Workflow, </w:t>
      </w:r>
      <w:r>
        <w:t xml:space="preserve">make sure </w:t>
      </w:r>
      <w:r>
        <w:rPr>
          <w:b/>
        </w:rPr>
        <w:t xml:space="preserve">Interference Correction </w:t>
      </w:r>
      <w:r>
        <w:t>is checked</w:t>
      </w:r>
    </w:p>
    <w:p w14:paraId="6F016C5C" w14:textId="1EF0B8F5" w:rsidR="008939E9" w:rsidRDefault="008939E9" w:rsidP="008939E9">
      <w:pPr>
        <w:pStyle w:val="ListParagraph"/>
        <w:numPr>
          <w:ilvl w:val="0"/>
          <w:numId w:val="18"/>
        </w:numPr>
      </w:pPr>
      <w:r>
        <w:t xml:space="preserve">Under </w:t>
      </w:r>
      <w:r>
        <w:rPr>
          <w:b/>
        </w:rPr>
        <w:t xml:space="preserve">Workflow, </w:t>
      </w:r>
      <w:r>
        <w:t xml:space="preserve">check the </w:t>
      </w:r>
      <w:r>
        <w:rPr>
          <w:b/>
        </w:rPr>
        <w:t xml:space="preserve">Cross Run Normalization </w:t>
      </w:r>
      <w:r>
        <w:t>checkbox</w:t>
      </w:r>
    </w:p>
    <w:p w14:paraId="13F455AA" w14:textId="0BCCFB2E" w:rsidR="008939E9" w:rsidRDefault="00B61CB3" w:rsidP="008939E9">
      <w:r>
        <w:t xml:space="preserve">There is also a list of </w:t>
      </w:r>
      <w:r>
        <w:rPr>
          <w:b/>
        </w:rPr>
        <w:t xml:space="preserve">Schemas </w:t>
      </w:r>
      <w:r>
        <w:t xml:space="preserve">at the leftmost part of the </w:t>
      </w:r>
      <w:r>
        <w:rPr>
          <w:b/>
        </w:rPr>
        <w:t xml:space="preserve">Settings </w:t>
      </w:r>
      <w:r>
        <w:t xml:space="preserve">pane.  Spectronaut has a set of default settings represented by the </w:t>
      </w:r>
      <w:r>
        <w:rPr>
          <w:b/>
        </w:rPr>
        <w:t xml:space="preserve">default </w:t>
      </w:r>
      <w:r>
        <w:t>schema; you ordinarily have to change these every time in order to get the settin</w:t>
      </w:r>
      <w:r w:rsidR="00E02CC7">
        <w:t>gs you want.  However, it’s</w:t>
      </w:r>
      <w:r>
        <w:t xml:space="preserve"> possible to define and save a new schema (I’ve defined one called “PeakPicking” as shown above) that has exactly the settings you want.  </w:t>
      </w:r>
      <w:r w:rsidR="00E02CC7">
        <w:t>Defining new schemas is covered in the “Customizing Spectronaut Settings” subsection below.  In this particular workflow, we won’t define a schema.</w:t>
      </w:r>
    </w:p>
    <w:p w14:paraId="3AB3101E" w14:textId="797DEBDE" w:rsidR="00E02CC7" w:rsidRDefault="00E02CC7" w:rsidP="008939E9">
      <w:r>
        <w:t>You’re now read</w:t>
      </w:r>
      <w:r w:rsidR="00CC38BC">
        <w:t>y</w:t>
      </w:r>
      <w:r>
        <w:t xml:space="preserve"> to begin data processing</w:t>
      </w:r>
      <w:r w:rsidR="00CC38BC">
        <w:t>:</w:t>
      </w:r>
    </w:p>
    <w:p w14:paraId="2DBAFCB8" w14:textId="4F4B896B" w:rsidR="00CC38BC" w:rsidRDefault="00CC38BC" w:rsidP="00CC38BC">
      <w:pPr>
        <w:pStyle w:val="ListParagraph"/>
        <w:numPr>
          <w:ilvl w:val="0"/>
          <w:numId w:val="20"/>
        </w:numPr>
      </w:pPr>
      <w:r>
        <w:t xml:space="preserve">Click the </w:t>
      </w:r>
      <w:r>
        <w:rPr>
          <w:b/>
        </w:rPr>
        <w:t xml:space="preserve">Start </w:t>
      </w:r>
      <w:r>
        <w:t>text link in the lower right</w:t>
      </w:r>
    </w:p>
    <w:p w14:paraId="3ABBBCEC" w14:textId="7B63A5C3" w:rsidR="00CC38BC" w:rsidRDefault="00CC38BC" w:rsidP="00CC38BC">
      <w:pPr>
        <w:pStyle w:val="ListParagraph"/>
        <w:numPr>
          <w:ilvl w:val="0"/>
          <w:numId w:val="20"/>
        </w:numPr>
      </w:pPr>
      <w:r>
        <w:t>You should return to the main Spectronaut screen and a progress bar should appear in the lower left showing the progress of the data processing:</w:t>
      </w:r>
    </w:p>
    <w:p w14:paraId="1FE3A5FD" w14:textId="47C73131" w:rsidR="00CC38BC" w:rsidRDefault="00CC38BC" w:rsidP="00CC38BC">
      <w:r>
        <w:rPr>
          <w:noProof/>
        </w:rPr>
        <w:drawing>
          <wp:inline distT="0" distB="0" distL="0" distR="0" wp14:anchorId="0AFCDA8B" wp14:editId="06624618">
            <wp:extent cx="5018864" cy="417851"/>
            <wp:effectExtent l="0" t="0" r="10795"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1119" cy="420536"/>
                    </a:xfrm>
                    <a:prstGeom prst="rect">
                      <a:avLst/>
                    </a:prstGeom>
                    <a:noFill/>
                    <a:ln>
                      <a:noFill/>
                    </a:ln>
                  </pic:spPr>
                </pic:pic>
              </a:graphicData>
            </a:graphic>
          </wp:inline>
        </w:drawing>
      </w:r>
    </w:p>
    <w:p w14:paraId="0327C55D" w14:textId="1CA9CD55" w:rsidR="00CC38BC" w:rsidRPr="00B61CB3" w:rsidRDefault="00CC38BC" w:rsidP="00CC38BC">
      <w:r>
        <w:t>For the 3 files and ~3000 transitions in the example files, Spectronaut should take 5-15 minutes to process the data.</w:t>
      </w:r>
    </w:p>
    <w:p w14:paraId="30AE7CD7" w14:textId="762EC428" w:rsidR="001279D1" w:rsidRDefault="001279D1">
      <w:pPr>
        <w:pStyle w:val="Heading2"/>
        <w:pPrChange w:id="596" w:author="bspratt" w:date="2014-11-11T11:41:00Z">
          <w:pPr>
            <w:pStyle w:val="Heading1"/>
          </w:pPr>
        </w:pPrChange>
      </w:pPr>
      <w:bookmarkStart w:id="597" w:name="_Toc403469531"/>
      <w:r>
        <w:t>Exporting Data from Spectronaut</w:t>
      </w:r>
      <w:bookmarkEnd w:id="597"/>
    </w:p>
    <w:p w14:paraId="578E35EF" w14:textId="27F76C4C" w:rsidR="00B61CB3" w:rsidRDefault="000A1288" w:rsidP="00B61CB3">
      <w:r>
        <w:t>After Spectronaut finishes processing the data, the next step is to examine the results and export them in tabular format.  For the purposes of this tutoria</w:t>
      </w:r>
      <w:r w:rsidR="00EB7D0B">
        <w:t>l we are interested in the peak</w:t>
      </w:r>
      <w:r>
        <w:t xml:space="preserve"> positions and q-values produced by Spectronaut.  </w:t>
      </w:r>
      <w:r w:rsidR="00EB7D0B">
        <w:t>To see the results:</w:t>
      </w:r>
    </w:p>
    <w:p w14:paraId="3FF7FED1" w14:textId="765C10EF" w:rsidR="00EB7D0B" w:rsidRDefault="00EB7D0B" w:rsidP="00EB7D0B">
      <w:pPr>
        <w:pStyle w:val="ListParagraph"/>
        <w:numPr>
          <w:ilvl w:val="0"/>
          <w:numId w:val="21"/>
        </w:numPr>
      </w:pPr>
      <w:r>
        <w:t xml:space="preserve">Click on the </w:t>
      </w:r>
      <w:r>
        <w:rPr>
          <w:b/>
        </w:rPr>
        <w:t xml:space="preserve">Report </w:t>
      </w:r>
      <w:r>
        <w:t>button on the top of the Spectronaut window</w:t>
      </w:r>
    </w:p>
    <w:p w14:paraId="4502A78C" w14:textId="0C34ECFC" w:rsidR="00EB7D0B" w:rsidRDefault="00EB7D0B" w:rsidP="00EB7D0B">
      <w:pPr>
        <w:pStyle w:val="ListParagraph"/>
        <w:numPr>
          <w:ilvl w:val="0"/>
          <w:numId w:val="21"/>
        </w:numPr>
      </w:pPr>
      <w:r>
        <w:t>You should</w:t>
      </w:r>
      <w:ins w:id="598" w:author="bspratt" w:date="2014-11-13T16:51:00Z">
        <w:r w:rsidR="007E4497">
          <w:t xml:space="preserve"> see</w:t>
        </w:r>
      </w:ins>
      <w:r>
        <w:t xml:space="preserve"> the following screen:</w:t>
      </w:r>
    </w:p>
    <w:p w14:paraId="11E2701E" w14:textId="3294932E" w:rsidR="00EB7D0B" w:rsidRDefault="00EB7D0B" w:rsidP="00EB7D0B">
      <w:pPr>
        <w:ind w:left="360"/>
      </w:pPr>
      <w:r>
        <w:rPr>
          <w:noProof/>
        </w:rPr>
        <w:lastRenderedPageBreak/>
        <w:drawing>
          <wp:inline distT="0" distB="0" distL="0" distR="0" wp14:anchorId="60E3D431" wp14:editId="14021274">
            <wp:extent cx="5486400" cy="2707794"/>
            <wp:effectExtent l="0" t="0" r="0" b="1016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707794"/>
                    </a:xfrm>
                    <a:prstGeom prst="rect">
                      <a:avLst/>
                    </a:prstGeom>
                    <a:noFill/>
                    <a:ln>
                      <a:noFill/>
                    </a:ln>
                  </pic:spPr>
                </pic:pic>
              </a:graphicData>
            </a:graphic>
          </wp:inline>
        </w:drawing>
      </w:r>
    </w:p>
    <w:p w14:paraId="2E8ABA11" w14:textId="0F8A2471" w:rsidR="00EB7D0B" w:rsidRDefault="00EB7D0B" w:rsidP="00EB7D0B">
      <w:r>
        <w:t>The first few lines of results are shown on the right side of the screen, along with a bunch of options to display various columns, filter the results, or export the results.  You will want to make a report suitable for reading by Skyline, which can be done as follows:</w:t>
      </w:r>
    </w:p>
    <w:p w14:paraId="603C976D" w14:textId="5ED62969" w:rsidR="00EB7D0B" w:rsidRDefault="00EB7D0B" w:rsidP="00EB7D0B">
      <w:pPr>
        <w:pStyle w:val="ListParagraph"/>
        <w:numPr>
          <w:ilvl w:val="0"/>
          <w:numId w:val="22"/>
        </w:numPr>
      </w:pPr>
      <w:r>
        <w:t xml:space="preserve">Under the </w:t>
      </w:r>
      <w:r>
        <w:rPr>
          <w:b/>
        </w:rPr>
        <w:t xml:space="preserve">Filter </w:t>
      </w:r>
      <w:r>
        <w:t xml:space="preserve">pane, check </w:t>
      </w:r>
      <w:r>
        <w:rPr>
          <w:b/>
        </w:rPr>
        <w:t>No Decoy</w:t>
      </w:r>
      <w:del w:id="599" w:author="bspratt" w:date="2014-11-13T16:52:00Z">
        <w:r w:rsidDel="007E4497">
          <w:rPr>
            <w:b/>
          </w:rPr>
          <w:delText>s</w:delText>
        </w:r>
      </w:del>
      <w:r>
        <w:t xml:space="preserve"> to avoid exporting Spectronaut’s decoys</w:t>
      </w:r>
    </w:p>
    <w:p w14:paraId="70ED68B0" w14:textId="2A5BFFBE" w:rsidR="00EB7D0B" w:rsidRDefault="00EB7D0B" w:rsidP="00EB7D0B">
      <w:pPr>
        <w:pStyle w:val="ListParagraph"/>
        <w:numPr>
          <w:ilvl w:val="0"/>
          <w:numId w:val="22"/>
        </w:numPr>
      </w:pPr>
      <w:r>
        <w:t xml:space="preserve">Under the </w:t>
      </w:r>
      <w:r>
        <w:rPr>
          <w:b/>
        </w:rPr>
        <w:t xml:space="preserve">Columns </w:t>
      </w:r>
      <w:r>
        <w:t>pane, check the following boxes:</w:t>
      </w:r>
    </w:p>
    <w:p w14:paraId="1E7FDD5D" w14:textId="09EF100E" w:rsidR="00EB7D0B" w:rsidRPr="00EB7D0B" w:rsidRDefault="00EB7D0B" w:rsidP="00EB7D0B">
      <w:pPr>
        <w:pStyle w:val="ListParagraph"/>
        <w:numPr>
          <w:ilvl w:val="1"/>
          <w:numId w:val="22"/>
        </w:numPr>
      </w:pPr>
      <w:r>
        <w:rPr>
          <w:b/>
        </w:rPr>
        <w:t>Run -&gt; R.FileName</w:t>
      </w:r>
    </w:p>
    <w:p w14:paraId="26780A36" w14:textId="5586B3AB" w:rsidR="00EB7D0B" w:rsidRPr="00EB7D0B" w:rsidRDefault="00EB7D0B" w:rsidP="00EB7D0B">
      <w:pPr>
        <w:pStyle w:val="ListParagraph"/>
        <w:numPr>
          <w:ilvl w:val="1"/>
          <w:numId w:val="22"/>
        </w:numPr>
      </w:pPr>
      <w:r>
        <w:rPr>
          <w:b/>
        </w:rPr>
        <w:t>Elution Group -&gt; LC -&gt; MeanApexRT</w:t>
      </w:r>
    </w:p>
    <w:p w14:paraId="7A19A52C" w14:textId="77777777" w:rsidR="00DD616A" w:rsidRPr="004D3F07" w:rsidRDefault="00DD616A" w:rsidP="00DD616A">
      <w:pPr>
        <w:pStyle w:val="ListParagraph"/>
        <w:numPr>
          <w:ilvl w:val="1"/>
          <w:numId w:val="22"/>
        </w:numPr>
        <w:rPr>
          <w:ins w:id="600" w:author="bspratt" w:date="2014-11-14T09:05:00Z"/>
        </w:rPr>
      </w:pPr>
      <w:ins w:id="601" w:author="bspratt" w:date="2014-11-14T09:05:00Z">
        <w:r>
          <w:rPr>
            <w:b/>
          </w:rPr>
          <w:t>Elution Group -&gt; Scoring -&gt; EG.CScore</w:t>
        </w:r>
      </w:ins>
    </w:p>
    <w:p w14:paraId="662C88BD" w14:textId="06D7C901" w:rsidR="00EB7D0B" w:rsidRPr="00EB7D0B" w:rsidRDefault="00EB7D0B" w:rsidP="00EB7D0B">
      <w:pPr>
        <w:pStyle w:val="ListParagraph"/>
        <w:numPr>
          <w:ilvl w:val="1"/>
          <w:numId w:val="22"/>
        </w:numPr>
      </w:pPr>
      <w:r>
        <w:rPr>
          <w:b/>
        </w:rPr>
        <w:t>Elution Group -&gt; Identification -&gt; EG.QValue</w:t>
      </w:r>
    </w:p>
    <w:p w14:paraId="2BA78E60" w14:textId="1F46DBFE" w:rsidR="00EB7D0B" w:rsidRPr="00EB7D0B" w:rsidRDefault="00EB7D0B" w:rsidP="00EB7D0B">
      <w:pPr>
        <w:pStyle w:val="ListParagraph"/>
        <w:numPr>
          <w:ilvl w:val="1"/>
          <w:numId w:val="22"/>
        </w:numPr>
      </w:pPr>
      <w:r>
        <w:rPr>
          <w:b/>
        </w:rPr>
        <w:t>Elution Group -&gt; Assay -&gt; EG.Modified Sequence</w:t>
      </w:r>
    </w:p>
    <w:p w14:paraId="67547673" w14:textId="1E39A8BD" w:rsidR="00EB7D0B" w:rsidRPr="006E7888" w:rsidDel="00DD616A" w:rsidRDefault="00EB7D0B" w:rsidP="00EB7D0B">
      <w:pPr>
        <w:pStyle w:val="ListParagraph"/>
        <w:numPr>
          <w:ilvl w:val="1"/>
          <w:numId w:val="22"/>
        </w:numPr>
      </w:pPr>
      <w:moveFromRangeStart w:id="602" w:author="bspratt" w:date="2014-11-14T09:04:00Z" w:name="move403719221"/>
      <w:moveFrom w:id="603" w:author="bspratt" w:date="2014-11-14T09:04:00Z">
        <w:r w:rsidDel="00DD616A">
          <w:rPr>
            <w:b/>
          </w:rPr>
          <w:t>Fragment Group -&gt; Assay -&gt; FG.Charge</w:t>
        </w:r>
      </w:moveFrom>
    </w:p>
    <w:moveFromRangeEnd w:id="602"/>
    <w:p w14:paraId="34806282" w14:textId="0FFA1E86" w:rsidR="00DD616A" w:rsidRPr="006E7888" w:rsidRDefault="006E7888" w:rsidP="00DD616A">
      <w:pPr>
        <w:pStyle w:val="ListParagraph"/>
        <w:numPr>
          <w:ilvl w:val="1"/>
          <w:numId w:val="22"/>
        </w:numPr>
      </w:pPr>
      <w:del w:id="604" w:author="bspratt" w:date="2014-11-14T09:05:00Z">
        <w:r w:rsidDel="00DD616A">
          <w:rPr>
            <w:b/>
          </w:rPr>
          <w:delText xml:space="preserve">Elution Group -&gt; </w:delText>
        </w:r>
      </w:del>
      <w:del w:id="605" w:author="bspratt" w:date="2014-11-13T16:55:00Z">
        <w:r w:rsidDel="007E4497">
          <w:rPr>
            <w:b/>
          </w:rPr>
          <w:delText xml:space="preserve">Assay </w:delText>
        </w:r>
      </w:del>
      <w:del w:id="606" w:author="bspratt" w:date="2014-11-14T09:05:00Z">
        <w:r w:rsidDel="00DD616A">
          <w:rPr>
            <w:b/>
          </w:rPr>
          <w:delText>-&gt; EG.CScore</w:delText>
        </w:r>
      </w:del>
      <w:moveToRangeStart w:id="607" w:author="bspratt" w:date="2014-11-14T09:04:00Z" w:name="move403719221"/>
      <w:moveTo w:id="608" w:author="bspratt" w:date="2014-11-14T09:04:00Z">
        <w:r w:rsidR="00DD616A">
          <w:rPr>
            <w:b/>
          </w:rPr>
          <w:t>Fragment Group -&gt; Assay -&gt; FG.Charge</w:t>
        </w:r>
      </w:moveTo>
    </w:p>
    <w:moveToRangeEnd w:id="607"/>
    <w:p w14:paraId="250B1063" w14:textId="77777777" w:rsidR="00DD616A" w:rsidRPr="00EB7D0B" w:rsidRDefault="00DD616A" w:rsidP="00EB7D0B">
      <w:pPr>
        <w:pStyle w:val="ListParagraph"/>
        <w:numPr>
          <w:ilvl w:val="1"/>
          <w:numId w:val="22"/>
        </w:numPr>
      </w:pPr>
    </w:p>
    <w:p w14:paraId="266EF664" w14:textId="211A8A1F" w:rsidR="00EB7D0B" w:rsidRDefault="00EB7D0B" w:rsidP="00EB7D0B">
      <w:r>
        <w:t>This will cause the file name</w:t>
      </w:r>
      <w:ins w:id="609" w:author="bspratt" w:date="2014-11-14T09:08:00Z">
        <w:r w:rsidR="00DD616A">
          <w:t>, chosen peak apex</w:t>
        </w:r>
      </w:ins>
      <w:r>
        <w:t>, modified sequence, precursor charge</w:t>
      </w:r>
      <w:del w:id="610" w:author="bspratt" w:date="2014-11-14T09:08:00Z">
        <w:r w:rsidDel="00DD616A">
          <w:delText>, chosen peak apex</w:delText>
        </w:r>
      </w:del>
      <w:r>
        <w:t>, and Spectronaut’s q-value to appear as columns in the exported table.  Now we are ready to export the table:</w:t>
      </w:r>
    </w:p>
    <w:p w14:paraId="0DA000DB" w14:textId="584D72B2" w:rsidR="00EB7D0B" w:rsidRDefault="00EB7D0B" w:rsidP="00EB7D0B">
      <w:pPr>
        <w:pStyle w:val="ListParagraph"/>
        <w:numPr>
          <w:ilvl w:val="0"/>
          <w:numId w:val="23"/>
        </w:numPr>
      </w:pPr>
      <w:r>
        <w:t xml:space="preserve">Click the </w:t>
      </w:r>
      <w:r>
        <w:rPr>
          <w:b/>
        </w:rPr>
        <w:t xml:space="preserve">Export Report </w:t>
      </w:r>
      <w:r>
        <w:t>text link in the bottom middle of the screen.</w:t>
      </w:r>
    </w:p>
    <w:p w14:paraId="2E35E929" w14:textId="56FC277B" w:rsidR="00EB7D0B" w:rsidRDefault="00EB7D0B" w:rsidP="00EB7D0B">
      <w:pPr>
        <w:pStyle w:val="ListParagraph"/>
        <w:numPr>
          <w:ilvl w:val="0"/>
          <w:numId w:val="23"/>
        </w:numPr>
      </w:pPr>
      <w:r>
        <w:t>A save file dialog should show up, choose a file name (e.g. “PeakViewExport”) and make sure to choose .tsv or .csv, not .xls, as the extension.</w:t>
      </w:r>
    </w:p>
    <w:p w14:paraId="367C3B4F" w14:textId="79B3C179" w:rsidR="00EB7D0B" w:rsidRDefault="00EB7D0B" w:rsidP="00EB7D0B">
      <w:pPr>
        <w:pStyle w:val="ListParagraph"/>
        <w:numPr>
          <w:ilvl w:val="0"/>
          <w:numId w:val="23"/>
        </w:numPr>
      </w:pPr>
      <w:r>
        <w:t xml:space="preserve">Click the </w:t>
      </w:r>
      <w:r>
        <w:rPr>
          <w:b/>
        </w:rPr>
        <w:t xml:space="preserve">Save </w:t>
      </w:r>
      <w:r>
        <w:t>button</w:t>
      </w:r>
    </w:p>
    <w:p w14:paraId="5614DECA" w14:textId="128A0069" w:rsidR="00EB7D0B" w:rsidRDefault="00EB7D0B" w:rsidP="00EB7D0B">
      <w:r>
        <w:t>Several files will be written out by Spectronaut to the directory you specified.  For purposes of this tutorial and for peak picking comparisons, we are only interested in the .tsv file.</w:t>
      </w:r>
    </w:p>
    <w:p w14:paraId="533E8499" w14:textId="70B011F9" w:rsidR="00EB7D0B" w:rsidRDefault="00EB7D0B" w:rsidP="00EB7D0B">
      <w:r>
        <w:t xml:space="preserve">You are now done processing and exporting the data in Spectronaut.  You can save the Spectronaut results as a Spectronaut file (somewhat analogous to a Skyline document) </w:t>
      </w:r>
      <w:r w:rsidR="005F085D">
        <w:t>using the following steps:</w:t>
      </w:r>
    </w:p>
    <w:p w14:paraId="6D4ED34A" w14:textId="7F797A93" w:rsidR="005F085D" w:rsidRDefault="005F085D" w:rsidP="005F085D">
      <w:pPr>
        <w:pStyle w:val="ListParagraph"/>
        <w:numPr>
          <w:ilvl w:val="0"/>
          <w:numId w:val="24"/>
        </w:numPr>
      </w:pPr>
      <w:r>
        <w:lastRenderedPageBreak/>
        <w:t xml:space="preserve">Click on the </w:t>
      </w:r>
      <w:r>
        <w:rPr>
          <w:b/>
        </w:rPr>
        <w:t xml:space="preserve">Review </w:t>
      </w:r>
      <w:r>
        <w:t>button</w:t>
      </w:r>
    </w:p>
    <w:p w14:paraId="603085E9" w14:textId="0EA1F741" w:rsidR="005F085D" w:rsidRDefault="005F085D" w:rsidP="005F085D">
      <w:pPr>
        <w:pStyle w:val="ListParagraph"/>
        <w:numPr>
          <w:ilvl w:val="0"/>
          <w:numId w:val="24"/>
        </w:numPr>
      </w:pPr>
      <w:r>
        <w:t>Right click on the tab near the top left showing the name of the experiment (in this case “AZ6505_run”).  You should see something like this:</w:t>
      </w:r>
    </w:p>
    <w:p w14:paraId="6F6E63EC" w14:textId="46A98565" w:rsidR="005F085D" w:rsidRDefault="005F085D" w:rsidP="005F085D">
      <w:pPr>
        <w:pStyle w:val="ListParagraph"/>
      </w:pPr>
      <w:r>
        <w:rPr>
          <w:noProof/>
        </w:rPr>
        <w:drawing>
          <wp:inline distT="0" distB="0" distL="0" distR="0" wp14:anchorId="54BEEA43" wp14:editId="61756346">
            <wp:extent cx="2348600" cy="2514600"/>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9474" cy="2515536"/>
                    </a:xfrm>
                    <a:prstGeom prst="rect">
                      <a:avLst/>
                    </a:prstGeom>
                    <a:noFill/>
                    <a:ln>
                      <a:noFill/>
                    </a:ln>
                  </pic:spPr>
                </pic:pic>
              </a:graphicData>
            </a:graphic>
          </wp:inline>
        </w:drawing>
      </w:r>
    </w:p>
    <w:p w14:paraId="706F5BB0" w14:textId="1BF59D21" w:rsidR="005F085D" w:rsidRDefault="005F085D" w:rsidP="005F085D">
      <w:pPr>
        <w:pStyle w:val="ListParagraph"/>
        <w:numPr>
          <w:ilvl w:val="0"/>
          <w:numId w:val="26"/>
        </w:numPr>
      </w:pPr>
      <w:r>
        <w:t xml:space="preserve">Click the </w:t>
      </w:r>
      <w:r>
        <w:rPr>
          <w:b/>
        </w:rPr>
        <w:t xml:space="preserve">Save As… </w:t>
      </w:r>
      <w:r>
        <w:t>menu item</w:t>
      </w:r>
    </w:p>
    <w:p w14:paraId="7B558C55" w14:textId="6426406F" w:rsidR="005F085D" w:rsidRDefault="005F085D" w:rsidP="005F085D">
      <w:pPr>
        <w:pStyle w:val="ListParagraph"/>
        <w:numPr>
          <w:ilvl w:val="0"/>
          <w:numId w:val="26"/>
        </w:numPr>
      </w:pPr>
      <w:r>
        <w:t xml:space="preserve">A save file dialog should appear.  Choose a name for your Spectronaut experiment and click the </w:t>
      </w:r>
      <w:r>
        <w:rPr>
          <w:b/>
        </w:rPr>
        <w:t xml:space="preserve">Save </w:t>
      </w:r>
      <w:r>
        <w:t>button.</w:t>
      </w:r>
    </w:p>
    <w:p w14:paraId="2A82C156" w14:textId="3F65A22B" w:rsidR="005F085D" w:rsidRDefault="005F085D" w:rsidP="005F085D">
      <w:r>
        <w:t>You can now safely close your Spectronaut experiment/document and re-open it at any later time.</w:t>
      </w:r>
    </w:p>
    <w:p w14:paraId="4CD2FBEE" w14:textId="67FD2985" w:rsidR="001279D1" w:rsidRDefault="001279D1">
      <w:pPr>
        <w:pStyle w:val="Heading2"/>
        <w:pPrChange w:id="611" w:author="bspratt" w:date="2014-11-11T11:42:00Z">
          <w:pPr>
            <w:pStyle w:val="Heading1"/>
          </w:pPr>
        </w:pPrChange>
      </w:pPr>
      <w:bookmarkStart w:id="612" w:name="_Toc403469532"/>
      <w:r>
        <w:t>Converting Data Back to Skyline Format</w:t>
      </w:r>
      <w:bookmarkEnd w:id="612"/>
    </w:p>
    <w:p w14:paraId="5CF1F78E" w14:textId="49B2F5E6" w:rsidR="00E02CC7" w:rsidRDefault="00B61CB3" w:rsidP="00B61CB3">
      <w:r>
        <w:t>The file exported by Spectronaut is very close to a format that Skyline can read, but a couple manual changes are required:</w:t>
      </w:r>
    </w:p>
    <w:p w14:paraId="7190674C" w14:textId="4BD7BA48" w:rsidR="00E02CC7" w:rsidRDefault="00E02CC7" w:rsidP="00B61CB3">
      <w:pPr>
        <w:pStyle w:val="ListParagraph"/>
        <w:numPr>
          <w:ilvl w:val="0"/>
          <w:numId w:val="19"/>
        </w:numPr>
      </w:pPr>
      <w:r>
        <w:t>Open the .tsv file that you wrote in the last section</w:t>
      </w:r>
    </w:p>
    <w:p w14:paraId="0B1A8E12" w14:textId="5E2777AB" w:rsidR="00B61CB3" w:rsidRDefault="00E02CC7" w:rsidP="00B61CB3">
      <w:pPr>
        <w:pStyle w:val="ListParagraph"/>
        <w:numPr>
          <w:ilvl w:val="0"/>
          <w:numId w:val="19"/>
        </w:numPr>
      </w:pPr>
      <w:r>
        <w:t>Change the name of the “EG.QValue” column to “annotation_QValue”</w:t>
      </w:r>
    </w:p>
    <w:p w14:paraId="03CC114A" w14:textId="2A264EC6" w:rsidR="00A93E16" w:rsidRDefault="00E02CC7" w:rsidP="00A93E16">
      <w:pPr>
        <w:pStyle w:val="ListParagraph"/>
        <w:numPr>
          <w:ilvl w:val="0"/>
          <w:numId w:val="19"/>
        </w:numPr>
      </w:pPr>
      <w:r>
        <w:t>Change the name of the “EG.MeanApexRT” column to “Apex”</w:t>
      </w:r>
    </w:p>
    <w:p w14:paraId="06A5E974" w14:textId="17510F0E" w:rsidR="006E7888" w:rsidRDefault="006E7888" w:rsidP="00A93E16">
      <w:pPr>
        <w:pStyle w:val="ListParagraph"/>
        <w:numPr>
          <w:ilvl w:val="0"/>
          <w:numId w:val="19"/>
        </w:numPr>
      </w:pPr>
      <w:r>
        <w:t>Change the name of the “EG.CScore” column to “annotation_Score”</w:t>
      </w:r>
    </w:p>
    <w:p w14:paraId="7C36E1D6" w14:textId="06FF5800" w:rsidR="00E02CC7" w:rsidRPr="00B61CB3" w:rsidRDefault="00E02CC7" w:rsidP="00E02CC7">
      <w:r>
        <w:t>With these changes, Skyline should be able to read the file exported by Spectronaut.</w:t>
      </w:r>
    </w:p>
    <w:p w14:paraId="3505715E" w14:textId="004E5203" w:rsidR="001279D1" w:rsidRDefault="001279D1">
      <w:pPr>
        <w:pStyle w:val="Heading2"/>
        <w:pPrChange w:id="613" w:author="bspratt" w:date="2014-11-11T11:42:00Z">
          <w:pPr>
            <w:pStyle w:val="Heading1"/>
          </w:pPr>
        </w:pPrChange>
      </w:pPr>
      <w:bookmarkStart w:id="614" w:name="_Toc403469533"/>
      <w:r>
        <w:t>Importing Data Back to Skyline</w:t>
      </w:r>
      <w:bookmarkEnd w:id="614"/>
    </w:p>
    <w:p w14:paraId="2F546F58" w14:textId="7E083546" w:rsidR="008939E9" w:rsidRPr="008939E9" w:rsidRDefault="008939E9" w:rsidP="008939E9">
      <w:r>
        <w:t xml:space="preserve">After performing the conversion above, you should be able to import your data back to Skyline </w:t>
      </w:r>
      <w:r w:rsidR="00B61CB3">
        <w:t>in the same manner as described in the “</w:t>
      </w:r>
      <w:ins w:id="615" w:author="bspratt" w:date="2014-11-13T17:00:00Z">
        <w:r w:rsidR="007E4497">
          <w:fldChar w:fldCharType="begin"/>
        </w:r>
        <w:r w:rsidR="007E4497">
          <w:instrText xml:space="preserve"> HYPERLINK  \l "_Importing_Data_Back" </w:instrText>
        </w:r>
        <w:r w:rsidR="007E4497">
          <w:fldChar w:fldCharType="separate"/>
        </w:r>
        <w:r w:rsidR="00B61CB3" w:rsidRPr="007E4497">
          <w:rPr>
            <w:rStyle w:val="Hyperlink"/>
          </w:rPr>
          <w:t>Importing Data Back to Skyline</w:t>
        </w:r>
        <w:r w:rsidR="007E4497">
          <w:fldChar w:fldCharType="end"/>
        </w:r>
      </w:ins>
      <w:r w:rsidR="00B61CB3">
        <w:t>” subsection of the “Peak View” section.  You can either compare Spectronaut’s chosen boundaries to manually curated ground truth, or you can directly import Spectronaut’s chosen boundaries in order to visualize/inspect them in Skyline.</w:t>
      </w:r>
      <w:ins w:id="616" w:author="bspratt" w:date="2014-11-14T10:49:00Z">
        <w:r w:rsidR="00AB555D">
          <w:t xml:space="preserve">  As with PeakView, you will probably encounter a warning or two about things in the input file that aren</w:t>
        </w:r>
      </w:ins>
      <w:ins w:id="617" w:author="bspratt" w:date="2014-11-14T10:50:00Z">
        <w:r w:rsidR="00AB555D">
          <w:t>’t in the Skyline document, you can just click through those.</w:t>
        </w:r>
      </w:ins>
    </w:p>
    <w:p w14:paraId="2C5729C4" w14:textId="7BC95D9C" w:rsidR="00E02CC7" w:rsidRDefault="00E02CC7">
      <w:pPr>
        <w:pStyle w:val="Heading2"/>
        <w:pPrChange w:id="618" w:author="bspratt" w:date="2014-11-11T11:42:00Z">
          <w:pPr>
            <w:pStyle w:val="Heading1"/>
          </w:pPr>
        </w:pPrChange>
      </w:pPr>
      <w:bookmarkStart w:id="619" w:name="_Toc403469534"/>
      <w:r>
        <w:lastRenderedPageBreak/>
        <w:t>Customizing Spectronaut Settings</w:t>
      </w:r>
      <w:bookmarkEnd w:id="619"/>
    </w:p>
    <w:p w14:paraId="37589DCD" w14:textId="7F558CFD" w:rsidR="008939E9" w:rsidRDefault="005F085D" w:rsidP="001279D1">
      <w:r>
        <w:t>In the above instructions you need to change both the settings from processing data, and the report format for exporting data from Spectronaut.  These changes to the default settings do not automatically persist across documents; if you want them to persist, you need to create named schemas and then choose these schemas every time you create a new Spectronaut experiment.</w:t>
      </w:r>
    </w:p>
    <w:p w14:paraId="14E707DE" w14:textId="77777777" w:rsidR="005F085D" w:rsidRDefault="005F085D" w:rsidP="001279D1">
      <w:r>
        <w:t>To create a schema for processing settings:</w:t>
      </w:r>
    </w:p>
    <w:p w14:paraId="39229908" w14:textId="62106565" w:rsidR="005F085D" w:rsidRDefault="005F085D" w:rsidP="005F085D">
      <w:pPr>
        <w:pStyle w:val="ListParagraph"/>
        <w:numPr>
          <w:ilvl w:val="0"/>
          <w:numId w:val="27"/>
        </w:numPr>
      </w:pPr>
      <w:r>
        <w:t xml:space="preserve">Click on the </w:t>
      </w:r>
      <w:r w:rsidR="003D0C35">
        <w:rPr>
          <w:b/>
        </w:rPr>
        <w:t xml:space="preserve">Settings </w:t>
      </w:r>
      <w:r w:rsidR="003D0C35">
        <w:t>button on the top panel in the main Spectronaut window</w:t>
      </w:r>
    </w:p>
    <w:p w14:paraId="0AE22EB5" w14:textId="164560C8" w:rsidR="003D0C35" w:rsidRDefault="003D0C35" w:rsidP="005F085D">
      <w:pPr>
        <w:pStyle w:val="ListParagraph"/>
        <w:numPr>
          <w:ilvl w:val="0"/>
          <w:numId w:val="27"/>
        </w:numPr>
      </w:pPr>
      <w:r>
        <w:t>Select the “default” schema and make the settings changes you want to re-use</w:t>
      </w:r>
    </w:p>
    <w:p w14:paraId="2A0EBF11" w14:textId="126C98CC" w:rsidR="003D0C35" w:rsidRDefault="003D0C35" w:rsidP="005F085D">
      <w:pPr>
        <w:pStyle w:val="ListParagraph"/>
        <w:numPr>
          <w:ilvl w:val="0"/>
          <w:numId w:val="27"/>
        </w:numPr>
      </w:pPr>
      <w:r>
        <w:t xml:space="preserve">In the botton left of the screen, click the </w:t>
      </w:r>
      <w:r>
        <w:rPr>
          <w:b/>
        </w:rPr>
        <w:t>Save As</w:t>
      </w:r>
      <w:r w:rsidR="009D267D">
        <w:rPr>
          <w:b/>
        </w:rPr>
        <w:t xml:space="preserve"> </w:t>
      </w:r>
      <w:r w:rsidR="009D267D">
        <w:t xml:space="preserve">button, enter the name of a schema, and click </w:t>
      </w:r>
      <w:r w:rsidR="009D267D">
        <w:rPr>
          <w:b/>
        </w:rPr>
        <w:t xml:space="preserve">OK, </w:t>
      </w:r>
      <w:r w:rsidR="009D267D">
        <w:t>as shown here:</w:t>
      </w:r>
    </w:p>
    <w:p w14:paraId="0DB5CC55" w14:textId="4B7CB46C" w:rsidR="009D267D" w:rsidRPr="001279D1" w:rsidRDefault="009D267D" w:rsidP="009D267D">
      <w:r>
        <w:rPr>
          <w:noProof/>
        </w:rPr>
        <w:drawing>
          <wp:inline distT="0" distB="0" distL="0" distR="0" wp14:anchorId="661BD340" wp14:editId="54230CBE">
            <wp:extent cx="2479000" cy="1828800"/>
            <wp:effectExtent l="0" t="0" r="10795"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9000" cy="1828800"/>
                    </a:xfrm>
                    <a:prstGeom prst="rect">
                      <a:avLst/>
                    </a:prstGeom>
                    <a:noFill/>
                    <a:ln>
                      <a:noFill/>
                    </a:ln>
                  </pic:spPr>
                </pic:pic>
              </a:graphicData>
            </a:graphic>
          </wp:inline>
        </w:drawing>
      </w:r>
    </w:p>
    <w:p w14:paraId="7E40F0B6" w14:textId="013B4940" w:rsidR="001279D1" w:rsidRDefault="009D267D" w:rsidP="00BF1479">
      <w:r>
        <w:t>The new processing settings schema will then become available.</w:t>
      </w:r>
    </w:p>
    <w:p w14:paraId="5FACBF7F" w14:textId="7844CB80" w:rsidR="009D267D" w:rsidRDefault="009D267D" w:rsidP="00BF1479">
      <w:r>
        <w:t>To create a new report schema:</w:t>
      </w:r>
    </w:p>
    <w:p w14:paraId="14BCFF6E" w14:textId="3E149626" w:rsidR="009D267D" w:rsidRDefault="009D267D" w:rsidP="009D267D">
      <w:pPr>
        <w:pStyle w:val="ListParagraph"/>
        <w:numPr>
          <w:ilvl w:val="0"/>
          <w:numId w:val="27"/>
        </w:numPr>
      </w:pPr>
      <w:r>
        <w:t xml:space="preserve">Click on the </w:t>
      </w:r>
      <w:r>
        <w:rPr>
          <w:b/>
        </w:rPr>
        <w:t xml:space="preserve">Report </w:t>
      </w:r>
      <w:r>
        <w:t>button on the top panel in the main Spectronaut window</w:t>
      </w:r>
    </w:p>
    <w:p w14:paraId="319FCBEB" w14:textId="1882A9C4" w:rsidR="009D267D" w:rsidRDefault="009D267D" w:rsidP="009D267D">
      <w:pPr>
        <w:pStyle w:val="ListParagraph"/>
        <w:numPr>
          <w:ilvl w:val="0"/>
          <w:numId w:val="27"/>
        </w:numPr>
      </w:pPr>
      <w:r>
        <w:t>Select the “default” schema and make the report changes you want to re-use (e.g. add the columns and filters indicated in the tutorial above)</w:t>
      </w:r>
    </w:p>
    <w:p w14:paraId="5A5ECF9C" w14:textId="62FEB2B3" w:rsidR="009D267D" w:rsidRDefault="009D267D" w:rsidP="009D267D">
      <w:pPr>
        <w:pStyle w:val="ListParagraph"/>
        <w:numPr>
          <w:ilvl w:val="0"/>
          <w:numId w:val="27"/>
        </w:numPr>
      </w:pPr>
      <w:r>
        <w:t xml:space="preserve">In the botton middle of the screen, click the </w:t>
      </w:r>
      <w:r>
        <w:rPr>
          <w:b/>
        </w:rPr>
        <w:t xml:space="preserve">Save As </w:t>
      </w:r>
      <w:r>
        <w:t xml:space="preserve">button, enter the name of a schema, and click </w:t>
      </w:r>
      <w:r>
        <w:rPr>
          <w:b/>
        </w:rPr>
        <w:t xml:space="preserve">OK, </w:t>
      </w:r>
      <w:r>
        <w:t>as shown here:</w:t>
      </w:r>
    </w:p>
    <w:p w14:paraId="601A5E48" w14:textId="09A84C45" w:rsidR="009D267D" w:rsidRDefault="009D267D" w:rsidP="009D267D">
      <w:r>
        <w:t>The new schema will then appear as one of the available schemas and will include the columns and filters you’ve added.</w:t>
      </w:r>
    </w:p>
    <w:p w14:paraId="757DDAEE" w14:textId="67B78E9B" w:rsidR="009D267D" w:rsidRPr="002B18D9" w:rsidRDefault="009D267D" w:rsidP="00BF1479">
      <w:r>
        <w:t>The new schemas will remain available the next time you open a fresh Spectronaut experiment.</w:t>
      </w:r>
    </w:p>
    <w:p w14:paraId="401C1317" w14:textId="101527F5" w:rsidR="00CE2933" w:rsidRDefault="00BF1479" w:rsidP="00CE2933">
      <w:pPr>
        <w:pStyle w:val="Heading1"/>
        <w:rPr>
          <w:sz w:val="34"/>
          <w:szCs w:val="34"/>
        </w:rPr>
      </w:pPr>
      <w:bookmarkStart w:id="620" w:name="_Toc403469535"/>
      <w:r w:rsidRPr="00151F48">
        <w:rPr>
          <w:sz w:val="34"/>
          <w:szCs w:val="34"/>
        </w:rPr>
        <w:t>Open Swath</w:t>
      </w:r>
      <w:bookmarkEnd w:id="620"/>
    </w:p>
    <w:p w14:paraId="2C519D89" w14:textId="778A4403" w:rsidR="00CE2933" w:rsidRDefault="00CE2933" w:rsidP="00CE2933">
      <w:r>
        <w:t xml:space="preserve">Open Swath is a </w:t>
      </w:r>
      <w:r w:rsidR="00FC52EE">
        <w:t xml:space="preserve">command-line based tool for picking peaks in DIA data.  It was the first such tool for DIA analysis created (before Peak View, Spectronaut, or Skyline’s advanced DIA </w:t>
      </w:r>
      <w:r w:rsidR="00FC52EE">
        <w:lastRenderedPageBreak/>
        <w:t>peak picking).  It was develo</w:t>
      </w:r>
      <w:r w:rsidR="00F2460D">
        <w:t>ped in the Aebersold lab, and is used internally by that lab to process most of their DIA data.  It is algorithmically innovative but difficult to use as software, and still under development.  To install and use it I have found it useful to take advice and direction from its creator, Hannes Rost.  Open Swath is integrated into a widely-used C++ proteomics suite called OpenMS.  The latest version of OpenMS (as of writing) is OpenMS 1.11, however this does not contain the latest version of Open Swath.  Instead I recommend checking out the latest source code version of OpenMS and building from that, using any patches as necessary (ask Hannes about this).</w:t>
      </w:r>
    </w:p>
    <w:p w14:paraId="0A358916" w14:textId="0691AEE9" w:rsidR="00F2460D" w:rsidRDefault="00F2460D" w:rsidP="00CE2933">
      <w:r>
        <w:t xml:space="preserve">The workflow for running OpenSwath can be greatly simplified if you use the latest version; if you use the OpenMS 1.11 you’ll need to use additional steps not described in this document.  Regardless of which workflow you use, it may be useful to also refer to the OpenSwath user </w:t>
      </w:r>
      <w:r w:rsidR="00404DAA">
        <w:t>guide, which can be found here (</w:t>
      </w:r>
      <w:hyperlink r:id="rId33" w:history="1">
        <w:r w:rsidR="00404DAA" w:rsidRPr="00B23F07">
          <w:rPr>
            <w:rStyle w:val="Hyperlink"/>
          </w:rPr>
          <w:t>http://www.openswath.org/example_OpenSWATH.zip</w:t>
        </w:r>
      </w:hyperlink>
      <w:r w:rsidR="00404DAA">
        <w:t>).</w:t>
      </w:r>
    </w:p>
    <w:p w14:paraId="733BD6F8" w14:textId="1FE701C1" w:rsidR="00404DAA" w:rsidRDefault="00404DAA" w:rsidP="00CE2933">
      <w:r>
        <w:t xml:space="preserve">OpenSwath must be run in combination with mProphet, another command-line tool produced by the Aebersold lab.  </w:t>
      </w:r>
      <w:r w:rsidR="00B16B72">
        <w:t>The instructions below describe how to export data from Skyline for use by OpenSwath, how to convert the results to mProphet format, how to run mProphet, and finally how to convert the output of mProphet back to a format that can be imported by Skyline and compared to Skyline’s performance.</w:t>
      </w:r>
    </w:p>
    <w:p w14:paraId="3F9BC218" w14:textId="7BCB009A" w:rsidR="00CA248C" w:rsidRPr="00CE2933" w:rsidRDefault="00CA248C" w:rsidP="00CE2933">
      <w:r>
        <w:t xml:space="preserve">In general, </w:t>
      </w:r>
      <w:r w:rsidR="007C417A">
        <w:t xml:space="preserve">OpenSwath takes about an hour per .mzML file to run.  mProphet usually takes a few minutes when concatenated on all the files.  </w:t>
      </w:r>
      <w:r w:rsidR="00CC55D9">
        <w:t>OpenSwath can technically run on Windows, but runs much better on Linux (I have never successfull</w:t>
      </w:r>
      <w:r w:rsidR="0085492A">
        <w:t>y gotten it working on Windows).  I have found it easiest to run OpenSwath on the proteome.gs.washington.edu cluster – this allows several jobs to run in parallel.  I generally convert Skyline output to OpenSwath format, then convert back to Skyline format often running through OpenSwath and mProphet</w:t>
      </w:r>
    </w:p>
    <w:p w14:paraId="279BFABC" w14:textId="77777777" w:rsidR="00CE2933" w:rsidRDefault="00CE2933">
      <w:pPr>
        <w:pStyle w:val="Heading2"/>
        <w:pPrChange w:id="621" w:author="bspratt" w:date="2014-11-11T11:42:00Z">
          <w:pPr>
            <w:pStyle w:val="Heading1"/>
          </w:pPr>
        </w:pPrChange>
      </w:pPr>
      <w:bookmarkStart w:id="622" w:name="_Toc403469536"/>
      <w:r>
        <w:t>Exporting Data from Skyline</w:t>
      </w:r>
      <w:bookmarkEnd w:id="622"/>
    </w:p>
    <w:p w14:paraId="7B436E57" w14:textId="360832A7" w:rsidR="00BF1479" w:rsidRDefault="00A93EA7" w:rsidP="00BF1479">
      <w:r>
        <w:t xml:space="preserve">Exporting (transition, retention time, and spectral library) data from Skyline to be used in OpenSwath is </w:t>
      </w:r>
      <w:r w:rsidR="008D281A">
        <w:t>similar to the process of exporting it for use in PeakView (</w:t>
      </w:r>
      <w:r w:rsidR="00E30912">
        <w:t>see “Exporting Data from Skyline</w:t>
      </w:r>
      <w:r w:rsidR="008D281A">
        <w:t xml:space="preserve">” under the PeakView section).  You can mostly follow the instructions in that section.  However, instead of using the report “AssayLibrary [Peak View]”, you should instead use the report “AssayLibrary [OpenSwath]” (another custom report which I’ve included with this tutorial).  Also, you should ensure that the exported file is comma-separated, not tab-separated.  In addition, OpenSwath does not handle extraneous columns well, and the columns need to be in a specific order.  </w:t>
      </w:r>
      <w:r w:rsidR="006A4DF9">
        <w:t xml:space="preserve">All of these conditions should be taken care of by the report format.  For reference, the names of the necessary columns are shown below.  You can compare this to the PeakView table shown in </w:t>
      </w:r>
      <w:r w:rsidR="00E30912">
        <w:t>the “Exporting Data from Skyline” subsection of the “Peak View” section above.</w:t>
      </w:r>
    </w:p>
    <w:p w14:paraId="062294D3" w14:textId="77777777" w:rsidR="00E30912" w:rsidRDefault="00E30912" w:rsidP="00E30912">
      <w:pPr>
        <w:pStyle w:val="ListParagraph"/>
        <w:ind w:left="0"/>
      </w:pPr>
    </w:p>
    <w:tbl>
      <w:tblPr>
        <w:tblStyle w:val="TableGrid"/>
        <w:tblW w:w="0" w:type="auto"/>
        <w:tblLook w:val="04A0" w:firstRow="1" w:lastRow="0" w:firstColumn="1" w:lastColumn="0" w:noHBand="0" w:noVBand="1"/>
      </w:tblPr>
      <w:tblGrid>
        <w:gridCol w:w="2538"/>
        <w:gridCol w:w="6318"/>
      </w:tblGrid>
      <w:tr w:rsidR="00E30912" w14:paraId="369F2F0A" w14:textId="77777777" w:rsidTr="00900F6C">
        <w:tc>
          <w:tcPr>
            <w:tcW w:w="2538" w:type="dxa"/>
          </w:tcPr>
          <w:p w14:paraId="77B42722" w14:textId="77777777" w:rsidR="00E30912" w:rsidRPr="00595E8C" w:rsidRDefault="00E30912" w:rsidP="00900F6C">
            <w:pPr>
              <w:pStyle w:val="ListParagraph"/>
              <w:ind w:left="0"/>
              <w:rPr>
                <w:b/>
              </w:rPr>
            </w:pPr>
            <w:r w:rsidRPr="00595E8C">
              <w:rPr>
                <w:b/>
              </w:rPr>
              <w:t>Name</w:t>
            </w:r>
          </w:p>
        </w:tc>
        <w:tc>
          <w:tcPr>
            <w:tcW w:w="6318" w:type="dxa"/>
          </w:tcPr>
          <w:p w14:paraId="554E444D" w14:textId="77777777" w:rsidR="00E30912" w:rsidRPr="00595E8C" w:rsidRDefault="00E30912" w:rsidP="00900F6C">
            <w:pPr>
              <w:pStyle w:val="ListParagraph"/>
              <w:ind w:left="0"/>
              <w:rPr>
                <w:b/>
              </w:rPr>
            </w:pPr>
            <w:r w:rsidRPr="00595E8C">
              <w:rPr>
                <w:b/>
              </w:rPr>
              <w:t>Meaning</w:t>
            </w:r>
          </w:p>
        </w:tc>
      </w:tr>
      <w:tr w:rsidR="00E30912" w14:paraId="10BC5186" w14:textId="77777777" w:rsidTr="00900F6C">
        <w:tc>
          <w:tcPr>
            <w:tcW w:w="2538" w:type="dxa"/>
          </w:tcPr>
          <w:p w14:paraId="13DC7025" w14:textId="4E9CFA11" w:rsidR="00E30912" w:rsidRDefault="00900F6C" w:rsidP="00900F6C">
            <w:pPr>
              <w:pStyle w:val="ListParagraph"/>
              <w:ind w:left="0"/>
            </w:pPr>
            <w:r>
              <w:lastRenderedPageBreak/>
              <w:t>ProteinName</w:t>
            </w:r>
          </w:p>
        </w:tc>
        <w:tc>
          <w:tcPr>
            <w:tcW w:w="6318" w:type="dxa"/>
          </w:tcPr>
          <w:p w14:paraId="0AC7094C" w14:textId="73F11454" w:rsidR="00E30912" w:rsidRDefault="00900F6C" w:rsidP="00900F6C">
            <w:pPr>
              <w:pStyle w:val="ListParagraph"/>
              <w:ind w:left="0"/>
            </w:pPr>
            <w:r>
              <w:t>Full protein name</w:t>
            </w:r>
          </w:p>
        </w:tc>
      </w:tr>
      <w:tr w:rsidR="00E30912" w14:paraId="6EE60B70" w14:textId="77777777" w:rsidTr="00900F6C">
        <w:tc>
          <w:tcPr>
            <w:tcW w:w="2538" w:type="dxa"/>
          </w:tcPr>
          <w:p w14:paraId="23903BE7" w14:textId="318B12FA" w:rsidR="00E30912" w:rsidRDefault="00900F6C" w:rsidP="00900F6C">
            <w:pPr>
              <w:pStyle w:val="ListParagraph"/>
              <w:ind w:left="0"/>
            </w:pPr>
            <w:r>
              <w:t>ModifiedSequence</w:t>
            </w:r>
          </w:p>
        </w:tc>
        <w:tc>
          <w:tcPr>
            <w:tcW w:w="6318" w:type="dxa"/>
          </w:tcPr>
          <w:p w14:paraId="6F56C590" w14:textId="75694FD2" w:rsidR="00E30912" w:rsidRDefault="00900F6C" w:rsidP="00900F6C">
            <w:pPr>
              <w:pStyle w:val="ListParagraph"/>
              <w:ind w:left="0"/>
            </w:pPr>
            <w:r>
              <w:t>Peptide sequence with modifications</w:t>
            </w:r>
          </w:p>
        </w:tc>
      </w:tr>
      <w:tr w:rsidR="00E30912" w14:paraId="5C535A60" w14:textId="77777777" w:rsidTr="00900F6C">
        <w:tc>
          <w:tcPr>
            <w:tcW w:w="2538" w:type="dxa"/>
          </w:tcPr>
          <w:p w14:paraId="0A51B7B5" w14:textId="2DE48C1D" w:rsidR="00E30912" w:rsidRDefault="00900F6C" w:rsidP="00900F6C">
            <w:pPr>
              <w:pStyle w:val="ListParagraph"/>
              <w:ind w:left="0"/>
            </w:pPr>
            <w:r>
              <w:t>PeptideSequence</w:t>
            </w:r>
          </w:p>
        </w:tc>
        <w:tc>
          <w:tcPr>
            <w:tcW w:w="6318" w:type="dxa"/>
          </w:tcPr>
          <w:p w14:paraId="7C016382" w14:textId="77777777" w:rsidR="00E30912" w:rsidRDefault="00E30912" w:rsidP="00900F6C">
            <w:pPr>
              <w:pStyle w:val="ListParagraph"/>
              <w:ind w:left="0"/>
            </w:pPr>
            <w:r>
              <w:t>Peptide sequence without modifications</w:t>
            </w:r>
          </w:p>
        </w:tc>
      </w:tr>
      <w:tr w:rsidR="00E30912" w14:paraId="07BAAA72" w14:textId="77777777" w:rsidTr="00900F6C">
        <w:tc>
          <w:tcPr>
            <w:tcW w:w="2538" w:type="dxa"/>
          </w:tcPr>
          <w:p w14:paraId="04BF014D" w14:textId="352A0656" w:rsidR="00E30912" w:rsidRDefault="00900F6C" w:rsidP="00900F6C">
            <w:pPr>
              <w:pStyle w:val="ListParagraph"/>
              <w:ind w:left="0"/>
            </w:pPr>
            <w:r>
              <w:t>PrecursorCharge</w:t>
            </w:r>
          </w:p>
        </w:tc>
        <w:tc>
          <w:tcPr>
            <w:tcW w:w="6318" w:type="dxa"/>
          </w:tcPr>
          <w:p w14:paraId="2EA19415" w14:textId="0251E869" w:rsidR="00E30912" w:rsidRDefault="00900F6C" w:rsidP="00900F6C">
            <w:pPr>
              <w:pStyle w:val="ListParagraph"/>
              <w:ind w:left="0"/>
            </w:pPr>
            <w:r>
              <w:t>Precursor charge</w:t>
            </w:r>
            <w:r w:rsidR="00E30912">
              <w:t xml:space="preserve"> </w:t>
            </w:r>
          </w:p>
        </w:tc>
      </w:tr>
      <w:tr w:rsidR="00E30912" w14:paraId="53E02938" w14:textId="77777777" w:rsidTr="00900F6C">
        <w:tc>
          <w:tcPr>
            <w:tcW w:w="2538" w:type="dxa"/>
          </w:tcPr>
          <w:p w14:paraId="1F298F76" w14:textId="13D1E4D8" w:rsidR="00E30912" w:rsidRDefault="004D0FB2" w:rsidP="00900F6C">
            <w:pPr>
              <w:pStyle w:val="ListParagraph"/>
              <w:ind w:left="0"/>
            </w:pPr>
            <w:r>
              <w:t>PrecursorMz</w:t>
            </w:r>
          </w:p>
        </w:tc>
        <w:tc>
          <w:tcPr>
            <w:tcW w:w="6318" w:type="dxa"/>
          </w:tcPr>
          <w:p w14:paraId="1871769D" w14:textId="4935F27A" w:rsidR="00E30912" w:rsidRDefault="00244F27" w:rsidP="00900F6C">
            <w:pPr>
              <w:pStyle w:val="ListParagraph"/>
              <w:ind w:left="0"/>
            </w:pPr>
            <w:r>
              <w:t>Mass to charge of precursor ion</w:t>
            </w:r>
          </w:p>
        </w:tc>
      </w:tr>
      <w:tr w:rsidR="00E30912" w14:paraId="4426EB60" w14:textId="77777777" w:rsidTr="00900F6C">
        <w:tc>
          <w:tcPr>
            <w:tcW w:w="2538" w:type="dxa"/>
          </w:tcPr>
          <w:p w14:paraId="599A2E6C" w14:textId="282FF991" w:rsidR="00E30912" w:rsidRDefault="005D2749" w:rsidP="00900F6C">
            <w:pPr>
              <w:pStyle w:val="ListParagraph"/>
              <w:ind w:left="0"/>
            </w:pPr>
            <w:r>
              <w:t>Tr_recalibrated</w:t>
            </w:r>
          </w:p>
        </w:tc>
        <w:tc>
          <w:tcPr>
            <w:tcW w:w="6318" w:type="dxa"/>
          </w:tcPr>
          <w:p w14:paraId="0AF3C05A" w14:textId="541FED0D" w:rsidR="00E30912" w:rsidRDefault="005D2749" w:rsidP="00900F6C">
            <w:pPr>
              <w:pStyle w:val="ListParagraph"/>
              <w:ind w:left="0"/>
            </w:pPr>
            <w:r>
              <w:t>Irt value</w:t>
            </w:r>
          </w:p>
        </w:tc>
      </w:tr>
      <w:tr w:rsidR="00E30912" w14:paraId="47C23F7B" w14:textId="77777777" w:rsidTr="00900F6C">
        <w:tc>
          <w:tcPr>
            <w:tcW w:w="2538" w:type="dxa"/>
          </w:tcPr>
          <w:p w14:paraId="2420A1EF" w14:textId="17021263" w:rsidR="00E30912" w:rsidRDefault="005D2749" w:rsidP="00900F6C">
            <w:pPr>
              <w:pStyle w:val="ListParagraph"/>
              <w:ind w:left="0"/>
            </w:pPr>
            <w:r>
              <w:t>LibraryIntensity</w:t>
            </w:r>
          </w:p>
        </w:tc>
        <w:tc>
          <w:tcPr>
            <w:tcW w:w="6318" w:type="dxa"/>
          </w:tcPr>
          <w:p w14:paraId="12F1226C" w14:textId="32A79B75" w:rsidR="00E30912" w:rsidRDefault="005D2749" w:rsidP="00900F6C">
            <w:pPr>
              <w:pStyle w:val="ListParagraph"/>
              <w:ind w:left="0"/>
            </w:pPr>
            <w:r>
              <w:t>Spectral library intensity of that transition</w:t>
            </w:r>
          </w:p>
        </w:tc>
      </w:tr>
      <w:tr w:rsidR="00E30912" w14:paraId="087032AA" w14:textId="77777777" w:rsidTr="00900F6C">
        <w:tc>
          <w:tcPr>
            <w:tcW w:w="2538" w:type="dxa"/>
          </w:tcPr>
          <w:p w14:paraId="020A3F02" w14:textId="46CF844D" w:rsidR="00E30912" w:rsidRDefault="00625C01" w:rsidP="00900F6C">
            <w:pPr>
              <w:pStyle w:val="ListParagraph"/>
              <w:ind w:left="0"/>
            </w:pPr>
            <w:r>
              <w:t>D</w:t>
            </w:r>
            <w:r w:rsidR="00892A25">
              <w:t>ecoy</w:t>
            </w:r>
          </w:p>
        </w:tc>
        <w:tc>
          <w:tcPr>
            <w:tcW w:w="6318" w:type="dxa"/>
          </w:tcPr>
          <w:p w14:paraId="5E1FE3BA" w14:textId="4FD9DFBC" w:rsidR="00E30912" w:rsidRDefault="00892A25" w:rsidP="00900F6C">
            <w:pPr>
              <w:pStyle w:val="ListParagraph"/>
              <w:ind w:left="0"/>
            </w:pPr>
            <w:r>
              <w:t>Is this transition a decoy</w:t>
            </w:r>
            <w:r w:rsidR="00AD3748">
              <w:t>?</w:t>
            </w:r>
          </w:p>
        </w:tc>
      </w:tr>
      <w:tr w:rsidR="00E30912" w14:paraId="1A1D982C" w14:textId="77777777" w:rsidTr="00900F6C">
        <w:tc>
          <w:tcPr>
            <w:tcW w:w="2538" w:type="dxa"/>
          </w:tcPr>
          <w:p w14:paraId="535450F0" w14:textId="1543D531" w:rsidR="00E30912" w:rsidRDefault="00244F27" w:rsidP="00900F6C">
            <w:pPr>
              <w:pStyle w:val="ListParagraph"/>
              <w:ind w:left="0"/>
            </w:pPr>
            <w:r>
              <w:t>FragmentType</w:t>
            </w:r>
          </w:p>
        </w:tc>
        <w:tc>
          <w:tcPr>
            <w:tcW w:w="6318" w:type="dxa"/>
          </w:tcPr>
          <w:p w14:paraId="64B1F555" w14:textId="5C242B3E" w:rsidR="00E30912" w:rsidRDefault="00244F27" w:rsidP="00900F6C">
            <w:pPr>
              <w:pStyle w:val="ListParagraph"/>
              <w:ind w:left="0"/>
            </w:pPr>
            <w:r>
              <w:t>Type of fragment ion, e.g. b, y, precursor</w:t>
            </w:r>
          </w:p>
        </w:tc>
      </w:tr>
      <w:tr w:rsidR="00E30912" w14:paraId="37BAD37C" w14:textId="77777777" w:rsidTr="00900F6C">
        <w:tc>
          <w:tcPr>
            <w:tcW w:w="2538" w:type="dxa"/>
          </w:tcPr>
          <w:p w14:paraId="7C637EBC" w14:textId="5D5A902E" w:rsidR="00E30912" w:rsidRDefault="00244F27" w:rsidP="00900F6C">
            <w:pPr>
              <w:pStyle w:val="ListParagraph"/>
              <w:ind w:left="0"/>
            </w:pPr>
            <w:r>
              <w:t>FragmentNumber</w:t>
            </w:r>
          </w:p>
        </w:tc>
        <w:tc>
          <w:tcPr>
            <w:tcW w:w="6318" w:type="dxa"/>
          </w:tcPr>
          <w:p w14:paraId="1001FFB1" w14:textId="616D3856" w:rsidR="00E30912" w:rsidRDefault="00244F27" w:rsidP="00900F6C">
            <w:pPr>
              <w:pStyle w:val="ListParagraph"/>
              <w:ind w:left="0"/>
            </w:pPr>
            <w:r>
              <w:t>Ion series number, e.g. the 8 in y8</w:t>
            </w:r>
          </w:p>
        </w:tc>
      </w:tr>
      <w:tr w:rsidR="00E30912" w14:paraId="1C5D2A59" w14:textId="77777777" w:rsidTr="00900F6C">
        <w:tc>
          <w:tcPr>
            <w:tcW w:w="2538" w:type="dxa"/>
          </w:tcPr>
          <w:p w14:paraId="15502001" w14:textId="2F17B239" w:rsidR="00E30912" w:rsidRDefault="00244F27" w:rsidP="00900F6C">
            <w:pPr>
              <w:pStyle w:val="ListParagraph"/>
              <w:ind w:left="0"/>
            </w:pPr>
            <w:r>
              <w:t>FragmentCharge</w:t>
            </w:r>
          </w:p>
        </w:tc>
        <w:tc>
          <w:tcPr>
            <w:tcW w:w="6318" w:type="dxa"/>
          </w:tcPr>
          <w:p w14:paraId="3DE885AE" w14:textId="646AC68A" w:rsidR="00E30912" w:rsidRDefault="00244F27" w:rsidP="00900F6C">
            <w:pPr>
              <w:pStyle w:val="ListParagraph"/>
              <w:ind w:left="0"/>
            </w:pPr>
            <w:r>
              <w:t>Charge on the fragment ion</w:t>
            </w:r>
          </w:p>
        </w:tc>
      </w:tr>
      <w:tr w:rsidR="00E30912" w14:paraId="19CA3487" w14:textId="77777777" w:rsidTr="00900F6C">
        <w:tc>
          <w:tcPr>
            <w:tcW w:w="2538" w:type="dxa"/>
          </w:tcPr>
          <w:p w14:paraId="3D2E4C68" w14:textId="58422E0C" w:rsidR="00E30912" w:rsidRDefault="00244F27" w:rsidP="00900F6C">
            <w:pPr>
              <w:pStyle w:val="ListParagraph"/>
              <w:ind w:left="0"/>
            </w:pPr>
            <w:r>
              <w:t>ProductMz</w:t>
            </w:r>
          </w:p>
        </w:tc>
        <w:tc>
          <w:tcPr>
            <w:tcW w:w="6318" w:type="dxa"/>
          </w:tcPr>
          <w:p w14:paraId="343614D6" w14:textId="334B0213" w:rsidR="006B0A1F" w:rsidRDefault="00244F27" w:rsidP="00900F6C">
            <w:pPr>
              <w:pStyle w:val="ListParagraph"/>
              <w:ind w:left="0"/>
            </w:pPr>
            <w:r>
              <w:t>Mass to charge of fragment ion</w:t>
            </w:r>
          </w:p>
        </w:tc>
      </w:tr>
      <w:tr w:rsidR="00AD3748" w14:paraId="465C8B8E" w14:textId="77777777" w:rsidTr="00900F6C">
        <w:tc>
          <w:tcPr>
            <w:tcW w:w="2538" w:type="dxa"/>
          </w:tcPr>
          <w:p w14:paraId="30BB08A2" w14:textId="6762A7B1" w:rsidR="00AD3748" w:rsidRDefault="00AD3748" w:rsidP="00900F6C">
            <w:pPr>
              <w:pStyle w:val="ListParagraph"/>
              <w:ind w:left="0"/>
            </w:pPr>
            <w:r>
              <w:t>labelType</w:t>
            </w:r>
          </w:p>
        </w:tc>
        <w:tc>
          <w:tcPr>
            <w:tcW w:w="6318" w:type="dxa"/>
          </w:tcPr>
          <w:p w14:paraId="1246EF71" w14:textId="6DB61AD9" w:rsidR="00AD3748" w:rsidRDefault="00AD3748" w:rsidP="00900F6C">
            <w:pPr>
              <w:pStyle w:val="ListParagraph"/>
              <w:ind w:left="0"/>
            </w:pPr>
            <w:r>
              <w:t>Type of label on this transition</w:t>
            </w:r>
          </w:p>
        </w:tc>
      </w:tr>
      <w:tr w:rsidR="001A50CF" w14:paraId="6647EDDF" w14:textId="77777777" w:rsidTr="00900F6C">
        <w:tc>
          <w:tcPr>
            <w:tcW w:w="2538" w:type="dxa"/>
          </w:tcPr>
          <w:p w14:paraId="7892476B" w14:textId="5E3073B3" w:rsidR="001A50CF" w:rsidRDefault="001A50CF" w:rsidP="00900F6C">
            <w:pPr>
              <w:pStyle w:val="ListParagraph"/>
              <w:ind w:left="0"/>
            </w:pPr>
            <w:r>
              <w:t>RawRT</w:t>
            </w:r>
          </w:p>
        </w:tc>
        <w:tc>
          <w:tcPr>
            <w:tcW w:w="6318" w:type="dxa"/>
          </w:tcPr>
          <w:p w14:paraId="1ECAD486" w14:textId="03D38747" w:rsidR="001A50CF" w:rsidRDefault="001A50CF" w:rsidP="00900F6C">
            <w:pPr>
              <w:pStyle w:val="ListParagraph"/>
              <w:ind w:left="0"/>
            </w:pPr>
            <w:r>
              <w:t>Raw retention time where the peak was detected</w:t>
            </w:r>
          </w:p>
        </w:tc>
      </w:tr>
    </w:tbl>
    <w:p w14:paraId="1CDDDAE0" w14:textId="77777777" w:rsidR="00E30912" w:rsidRDefault="00E30912" w:rsidP="00BF1479"/>
    <w:p w14:paraId="02858133" w14:textId="4087996D" w:rsidR="00CE2933" w:rsidRDefault="00CE2933">
      <w:pPr>
        <w:pStyle w:val="Heading2"/>
        <w:pPrChange w:id="623" w:author="bspratt" w:date="2014-11-11T11:42:00Z">
          <w:pPr>
            <w:pStyle w:val="Heading1"/>
          </w:pPr>
        </w:pPrChange>
      </w:pPr>
      <w:bookmarkStart w:id="624" w:name="_Toc403469537"/>
      <w:r>
        <w:t>Preparing the Exported Data for OpenSwath</w:t>
      </w:r>
      <w:bookmarkEnd w:id="624"/>
    </w:p>
    <w:p w14:paraId="64ECF3E4" w14:textId="2B5B2136" w:rsidR="00BF1479" w:rsidRDefault="006B0A1F" w:rsidP="00BF1479">
      <w:r>
        <w:t>As with PeakView, the exported Skyline report needs to be modified slightly before it is in a format to be accepted by OpenSwath.  The column names and most of the entries should be correct, but you will need to make the following changes:</w:t>
      </w:r>
    </w:p>
    <w:p w14:paraId="078F9BDD" w14:textId="087FC6F6" w:rsidR="006B0A1F" w:rsidRDefault="006B0A1F" w:rsidP="00AD3748">
      <w:pPr>
        <w:pStyle w:val="ListParagraph"/>
        <w:numPr>
          <w:ilvl w:val="0"/>
          <w:numId w:val="28"/>
        </w:numPr>
      </w:pPr>
      <w:r>
        <w:t xml:space="preserve">You will need to create another column called “transition_group_id”.  This column needs to contain a unique ID string for every precursor.  Different transitions of the same precursor must have the same ID string, and different precursors must have a different ID string.  I have been generating this string using the </w:t>
      </w:r>
      <w:r w:rsidR="00AD3748">
        <w:t>un</w:t>
      </w:r>
      <w:r w:rsidR="00A3067E">
        <w:t xml:space="preserve">modified peptide sequence + </w:t>
      </w:r>
      <w:r w:rsidR="00AD3748">
        <w:t>PrecursorMz + labelType.</w:t>
      </w:r>
    </w:p>
    <w:p w14:paraId="2C064B34" w14:textId="154AFA81" w:rsidR="00AD3748" w:rsidRDefault="00C32A11" w:rsidP="00AD3748">
      <w:pPr>
        <w:pStyle w:val="ListParagraph"/>
        <w:numPr>
          <w:ilvl w:val="0"/>
          <w:numId w:val="28"/>
        </w:numPr>
      </w:pPr>
      <w:r>
        <w:t xml:space="preserve">As with PeakView, you will need to handle columns with #N/A.  </w:t>
      </w:r>
      <w:r w:rsidR="0005222A">
        <w:t>For spectral libraries you can replace #N/A with 0, for other columns you can use an appropriate default.</w:t>
      </w:r>
    </w:p>
    <w:p w14:paraId="7B916E8C" w14:textId="2892AB3B" w:rsidR="0005222A" w:rsidRDefault="001A50CF" w:rsidP="00AD3748">
      <w:pPr>
        <w:pStyle w:val="ListParagraph"/>
        <w:numPr>
          <w:ilvl w:val="0"/>
          <w:numId w:val="28"/>
        </w:numPr>
      </w:pPr>
      <w:r>
        <w:t>You will need to modify the columns Tr_recalibrated and RawRT depending on whether or not the experiment has iRT’s.  If it does, delete the RawRT column.  If it does not, delete the Tr_recalibrated column, and rename the RawRT column as</w:t>
      </w:r>
      <w:r w:rsidR="001B02C8">
        <w:t xml:space="preserve"> Tr_recalibrated.</w:t>
      </w:r>
    </w:p>
    <w:p w14:paraId="4A473395" w14:textId="1C43DBB6" w:rsidR="001B02C8" w:rsidRDefault="001B02C8" w:rsidP="00AD3748">
      <w:pPr>
        <w:pStyle w:val="ListParagraph"/>
        <w:numPr>
          <w:ilvl w:val="0"/>
          <w:numId w:val="28"/>
        </w:numPr>
      </w:pPr>
      <w:r>
        <w:lastRenderedPageBreak/>
        <w:t>OpenSwath can only read UniMod format names (e.g. (UniMod:16)), for modifications, whereas Skyline outputs modifications in mass format.  You’ll need to do this replacement manually, as Skyline cannot yet output UniMod format modifications (it can read these modifications, but can’t output them).  The Skyline source file UniModData.cs contains a lookup for converting names of modifications to UniMod format.</w:t>
      </w:r>
    </w:p>
    <w:p w14:paraId="2F808126" w14:textId="648E84FE" w:rsidR="00760B6B" w:rsidRPr="00BF1479" w:rsidRDefault="00760B6B" w:rsidP="00AD3748">
      <w:pPr>
        <w:pStyle w:val="ListParagraph"/>
        <w:numPr>
          <w:ilvl w:val="0"/>
          <w:numId w:val="28"/>
        </w:numPr>
      </w:pPr>
      <w:r>
        <w:t>If your file contains iRT peptides, you will need to move these peptides to a separate file, since OpenSwath can only accept input with the iRT peptides in a separate file from the peptides to be measured.  Simply copy the title row, and the rows containing the iRT peptides, to a new file.  If there are no iRT peptides, simply skip this step.</w:t>
      </w:r>
    </w:p>
    <w:p w14:paraId="0D3B8900" w14:textId="65AC6C31" w:rsidR="00247FE9" w:rsidRDefault="00247FE9">
      <w:pPr>
        <w:pStyle w:val="Heading2"/>
        <w:pPrChange w:id="625" w:author="bspratt" w:date="2014-11-11T11:42:00Z">
          <w:pPr>
            <w:pStyle w:val="Heading1"/>
          </w:pPr>
        </w:pPrChange>
      </w:pPr>
      <w:bookmarkStart w:id="626" w:name="_Toc403469538"/>
      <w:r>
        <w:t>Running Open Swath</w:t>
      </w:r>
      <w:bookmarkEnd w:id="626"/>
    </w:p>
    <w:p w14:paraId="001CC08E" w14:textId="24FC46BB" w:rsidR="00763F34" w:rsidRPr="00763F34" w:rsidRDefault="00763F34" w:rsidP="00763F34">
      <w:r>
        <w:t>Before you do anything else, you should convert your raw mass spec files (whether they are .raw, .wiff, or some other vendor format) to .mzML.  The latest version of OpenSwath (the specially installed, patched version, not the standard OpenMS1.11) can read .mzML.  The standard (older) version of OpenSwath can read .mzXML, but involves a lot of manual processing that you can avoid with the newer version (the .mzXML files have to be split up into 32 parts and manually processed – I do not recommend this workflow and suggest avoiding the .mzXML format for OpenSwath)</w:t>
      </w:r>
    </w:p>
    <w:p w14:paraId="7FADF0D4" w14:textId="009EDC77" w:rsidR="00494283" w:rsidRDefault="00494283" w:rsidP="00404E8A">
      <w:r>
        <w:t xml:space="preserve">OpenSwath only accepts transitions, spectral library information, and retention time information in </w:t>
      </w:r>
      <w:del w:id="627" w:author="bspratt" w:date="2015-05-07T11:38:00Z">
        <w:r w:rsidDel="006C0C39">
          <w:delText xml:space="preserve">a format called </w:delText>
        </w:r>
      </w:del>
      <w:proofErr w:type="spellStart"/>
      <w:r>
        <w:t>TraML</w:t>
      </w:r>
      <w:proofErr w:type="spellEnd"/>
      <w:ins w:id="628" w:author="bspratt" w:date="2015-05-07T11:38:00Z">
        <w:r w:rsidR="006C0C39">
          <w:t xml:space="preserve"> format</w:t>
        </w:r>
      </w:ins>
      <w:ins w:id="629" w:author="bspratt" w:date="2015-05-07T11:37:00Z">
        <w:r w:rsidR="006C0C39">
          <w:t xml:space="preserve">.  </w:t>
        </w:r>
      </w:ins>
      <w:del w:id="630" w:author="bspratt" w:date="2015-05-07T11:36:00Z">
        <w:r w:rsidDel="006C0C39">
          <w:delText>, which cannot be produced by Skyline</w:delText>
        </w:r>
      </w:del>
      <w:del w:id="631" w:author="bspratt" w:date="2015-05-07T11:37:00Z">
        <w:r w:rsidDel="006C0C39">
          <w:delText>.  However, OpenSwath</w:delText>
        </w:r>
      </w:del>
      <w:proofErr w:type="spellStart"/>
      <w:ins w:id="632" w:author="bspratt" w:date="2015-05-07T11:37:00Z">
        <w:r w:rsidR="006C0C39">
          <w:t>OpenSwath</w:t>
        </w:r>
        <w:proofErr w:type="spellEnd"/>
        <w:r w:rsidR="006C0C39">
          <w:t xml:space="preserve"> provides</w:t>
        </w:r>
      </w:ins>
      <w:del w:id="633" w:author="bspratt" w:date="2015-05-07T11:37:00Z">
        <w:r w:rsidDel="006C0C39">
          <w:delText xml:space="preserve"> has</w:delText>
        </w:r>
      </w:del>
      <w:r>
        <w:t xml:space="preserve"> a standalone command line tool to convert .csv files to .TraML, which can be run as follows:</w:t>
      </w:r>
    </w:p>
    <w:p w14:paraId="7CF9BB8E" w14:textId="77777777" w:rsidR="00494283" w:rsidRDefault="00494283" w:rsidP="004942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onaco" w:hAnsi="Monaco" w:cs="Monaco"/>
          <w:color w:val="16F220"/>
          <w:sz w:val="20"/>
          <w:szCs w:val="20"/>
        </w:rPr>
      </w:pPr>
      <w:r>
        <w:rPr>
          <w:rFonts w:ascii="Monaco" w:hAnsi="Monaco" w:cs="Monaco"/>
          <w:color w:val="16F220"/>
          <w:sz w:val="20"/>
          <w:szCs w:val="20"/>
        </w:rPr>
        <w:t>ConvertTSVToTraML -in AssayLibrary.csv -out AssayLibrary.TraML</w:t>
      </w:r>
    </w:p>
    <w:p w14:paraId="5894BFE2" w14:textId="77777777" w:rsidR="00494283" w:rsidRDefault="00494283" w:rsidP="004942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onaco" w:hAnsi="Monaco" w:cs="Monaco"/>
          <w:color w:val="16F220"/>
          <w:sz w:val="20"/>
          <w:szCs w:val="20"/>
        </w:rPr>
      </w:pPr>
    </w:p>
    <w:p w14:paraId="5D922D26" w14:textId="17B78B4E" w:rsidR="00494283" w:rsidRDefault="00494283" w:rsidP="004942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onaco" w:hAnsi="Monaco" w:cs="Monaco"/>
          <w:color w:val="16F220"/>
          <w:sz w:val="20"/>
          <w:szCs w:val="20"/>
        </w:rPr>
      </w:pPr>
      <w:r>
        <w:t>Where “AssayLibrary.csv” is the Skyline report you exported</w:t>
      </w:r>
      <w:r w:rsidR="00A979AC">
        <w:t xml:space="preserve">, and “AssayLibrary.TraML” is the TraML file to be produced.  You should </w:t>
      </w:r>
      <w:r w:rsidR="00822796">
        <w:t>also convert the list of iRT peptides to .TraML format</w:t>
      </w:r>
      <w:r w:rsidR="00760B6B">
        <w:t xml:space="preserve"> (point 5 of the last section describes how to make a separate file with just the iRT peptides)</w:t>
      </w:r>
      <w:r w:rsidR="00822796">
        <w:t>:</w:t>
      </w:r>
    </w:p>
    <w:p w14:paraId="4BDAE1CC" w14:textId="77777777" w:rsidR="00494283" w:rsidRDefault="00494283" w:rsidP="004942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onaco" w:hAnsi="Monaco" w:cs="Monaco"/>
          <w:color w:val="16F220"/>
          <w:sz w:val="20"/>
          <w:szCs w:val="20"/>
        </w:rPr>
      </w:pPr>
    </w:p>
    <w:p w14:paraId="139D2DFC" w14:textId="77777777" w:rsidR="00494283" w:rsidRDefault="00494283" w:rsidP="004942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onaco" w:hAnsi="Monaco" w:cs="Monaco"/>
          <w:color w:val="16F220"/>
          <w:sz w:val="20"/>
          <w:szCs w:val="20"/>
        </w:rPr>
      </w:pPr>
      <w:r>
        <w:rPr>
          <w:rFonts w:ascii="Monaco" w:hAnsi="Monaco" w:cs="Monaco"/>
          <w:color w:val="16F220"/>
          <w:sz w:val="20"/>
          <w:szCs w:val="20"/>
        </w:rPr>
        <w:t>ConvertTSVToTraML -in AssayLibraryIrt.csv -out AssayLibraryIrt.TraML</w:t>
      </w:r>
    </w:p>
    <w:p w14:paraId="34647E48" w14:textId="77777777" w:rsidR="00822796" w:rsidRDefault="00822796" w:rsidP="004942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onaco" w:hAnsi="Monaco" w:cs="Monaco"/>
          <w:color w:val="16F220"/>
          <w:sz w:val="20"/>
          <w:szCs w:val="20"/>
        </w:rPr>
      </w:pPr>
    </w:p>
    <w:p w14:paraId="4784145D" w14:textId="3F8C03CE" w:rsidR="00822796" w:rsidRDefault="00CE568C" w:rsidP="004942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onaco" w:hAnsi="Monaco" w:cs="Monaco"/>
          <w:color w:val="16F220"/>
          <w:sz w:val="20"/>
          <w:szCs w:val="20"/>
        </w:rPr>
      </w:pPr>
      <w:r>
        <w:t>OpenSwath requires a set of decoy peptides in order for its peak picking algorithm to run, and has its own utility for generating these decoys.  To run this utility, use the following command:</w:t>
      </w:r>
    </w:p>
    <w:p w14:paraId="0E4D535F" w14:textId="77777777" w:rsidR="00822796" w:rsidRDefault="00822796" w:rsidP="004942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onaco" w:hAnsi="Monaco" w:cs="Monaco"/>
          <w:color w:val="16F220"/>
          <w:sz w:val="20"/>
          <w:szCs w:val="20"/>
        </w:rPr>
      </w:pPr>
    </w:p>
    <w:p w14:paraId="58BA61C9" w14:textId="0FF9DD5D" w:rsidR="00494283" w:rsidRDefault="00494283" w:rsidP="00494283">
      <w:r>
        <w:rPr>
          <w:rFonts w:ascii="Monaco" w:hAnsi="Monaco" w:cs="Monaco"/>
          <w:color w:val="16F220"/>
          <w:sz w:val="20"/>
          <w:szCs w:val="20"/>
        </w:rPr>
        <w:t>OpenSwathDecoyGenerator -in AssayLibrary.TraML -out AssayLibraryDecoys.TraML -method shuffle -append -exclude_similar</w:t>
      </w:r>
    </w:p>
    <w:p w14:paraId="797AB991" w14:textId="7EA6DA3C" w:rsidR="00CE568C" w:rsidRPr="00404E8A" w:rsidRDefault="00CE568C" w:rsidP="00404E8A">
      <w:r>
        <w:t xml:space="preserve">Where “AssayLibrary.TraML” is the assay library in .TraML format that you just produced above.  This command will output a file “AssayLibraryDecoys.TraML” that contains the target transitions with appropriate decoys appended.  Several methods are available for producing the decoys, and are described in the OpenSwath documentation.  The method I have found to work the best is “shuffle”, as shown in the command above.  “-append –exclude_similar” means </w:t>
      </w:r>
      <w:r w:rsidR="00295D70">
        <w:t xml:space="preserve">to append the decoys to the original target list (making a combined </w:t>
      </w:r>
      <w:r w:rsidR="00295D70">
        <w:lastRenderedPageBreak/>
        <w:t xml:space="preserve">list that OpenSwath can process) and to remove any decoys that are too similar to the targets (this is usually the option you want).  </w:t>
      </w:r>
    </w:p>
    <w:p w14:paraId="600973CD" w14:textId="3E239434" w:rsidR="00247FE9" w:rsidRDefault="00404E8A" w:rsidP="00247FE9">
      <w:r>
        <w:t xml:space="preserve">Now you are ready to run OpenSwath itself. </w:t>
      </w:r>
      <w:r w:rsidR="00247FE9">
        <w:t>OpenSwath is run with the following command:</w:t>
      </w:r>
    </w:p>
    <w:p w14:paraId="22BF8325" w14:textId="620F2535" w:rsidR="00247FE9" w:rsidRDefault="00247FE9" w:rsidP="00247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onaco" w:hAnsi="Monaco" w:cs="Monaco"/>
          <w:color w:val="16F220"/>
          <w:sz w:val="20"/>
          <w:szCs w:val="20"/>
        </w:rPr>
      </w:pPr>
      <w:r>
        <w:rPr>
          <w:rFonts w:ascii="Monaco" w:hAnsi="Monaco" w:cs="Monaco"/>
          <w:color w:val="16F220"/>
          <w:sz w:val="20"/>
          <w:szCs w:val="20"/>
        </w:rPr>
        <w:t>OpenSwathWorkflow -in /path/to/file.mzml –tr ./AssayLibrary</w:t>
      </w:r>
      <w:r w:rsidR="00295D70">
        <w:rPr>
          <w:rFonts w:ascii="Monaco" w:hAnsi="Monaco" w:cs="Monaco"/>
          <w:color w:val="16F220"/>
          <w:sz w:val="20"/>
          <w:szCs w:val="20"/>
        </w:rPr>
        <w:t>Decoys</w:t>
      </w:r>
      <w:r>
        <w:rPr>
          <w:rFonts w:ascii="Monaco" w:hAnsi="Monaco" w:cs="Monaco"/>
          <w:color w:val="16F220"/>
          <w:sz w:val="20"/>
          <w:szCs w:val="20"/>
        </w:rPr>
        <w:t>.TraML -tr_irt ./AssayLibraryIrt.TraML  -out_tsv ./OutputFile.tsv -readOptions cache -tempDirectory /dir/for/temp/files -swath_windows_file ./swath_windows.txt -debug 10</w:t>
      </w:r>
    </w:p>
    <w:p w14:paraId="5E6BBA93" w14:textId="77777777" w:rsidR="00247FE9" w:rsidRDefault="00247FE9" w:rsidP="00247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onaco" w:hAnsi="Monaco" w:cs="Monaco"/>
          <w:color w:val="16F220"/>
          <w:sz w:val="20"/>
          <w:szCs w:val="20"/>
        </w:rPr>
      </w:pPr>
    </w:p>
    <w:p w14:paraId="6484475F" w14:textId="2C871046" w:rsidR="00295D70" w:rsidRDefault="00247FE9" w:rsidP="00295D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t>Here “file.mzml” is the raw mass spec data to be processed, “AssayLibrary</w:t>
      </w:r>
      <w:r w:rsidR="00295D70">
        <w:t>Decoys</w:t>
      </w:r>
      <w:r>
        <w:t>.TraML”</w:t>
      </w:r>
      <w:r w:rsidR="00404E8A">
        <w:t xml:space="preserve"> is </w:t>
      </w:r>
      <w:r w:rsidR="00295D70">
        <w:t>the decoy-appended .TraML file that was just produced above</w:t>
      </w:r>
      <w:r w:rsidR="00404E8A">
        <w:t>, “AssayLibraryIrt.TraML” is the set of iRT peptides that you converted to TraML format, “swath_windows.txt” is the file specifying the pattern of SWATH isolation windows, and “OutputFile.tsv” is the file where OpenSwath should output its picked peak results.</w:t>
      </w:r>
    </w:p>
    <w:p w14:paraId="3A997DCC" w14:textId="77777777" w:rsidR="00FC52EE" w:rsidRDefault="00FC52EE" w:rsidP="00295D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p>
    <w:p w14:paraId="2D7BC956" w14:textId="344577D0" w:rsidR="00FC52EE" w:rsidRDefault="00FC52EE" w:rsidP="00295D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t>Note: if your experiment did not contain any iRT peptides, then you need to leave out the –</w:t>
      </w:r>
      <w:proofErr w:type="spellStart"/>
      <w:r>
        <w:t>tr_irt</w:t>
      </w:r>
      <w:proofErr w:type="spellEnd"/>
      <w:r>
        <w:t xml:space="preserve"> option, and </w:t>
      </w:r>
      <w:ins w:id="634" w:author="bspratt" w:date="2015-05-07T11:32:00Z">
        <w:r w:rsidR="006C0C39">
          <w:t xml:space="preserve">probably </w:t>
        </w:r>
      </w:ins>
      <w:r>
        <w:t>also invoke some additional options</w:t>
      </w:r>
      <w:ins w:id="635" w:author="bspratt" w:date="2015-05-07T11:32:00Z">
        <w:r w:rsidR="006C0C39">
          <w:t>, but this is outside the scope of this document</w:t>
        </w:r>
      </w:ins>
      <w:del w:id="636" w:author="bspratt" w:date="2015-05-07T11:32:00Z">
        <w:r w:rsidDel="006C0C39">
          <w:delText>.  I have not done this yet, and will check with Hannes (creator of OpenSwath) on what the proper options are.</w:delText>
        </w:r>
      </w:del>
      <w:ins w:id="637" w:author="bspratt" w:date="2015-05-07T11:32:00Z">
        <w:r w:rsidR="006C0C39">
          <w:t>.</w:t>
        </w:r>
      </w:ins>
    </w:p>
    <w:p w14:paraId="54882A44" w14:textId="77777777" w:rsidR="00295D70" w:rsidRDefault="00295D70" w:rsidP="00295D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p>
    <w:p w14:paraId="3B13268B" w14:textId="77777777" w:rsidR="00295D70" w:rsidRDefault="00295D70" w:rsidP="00BF1479">
      <w:r>
        <w:t>Because you’ll want to run OpenSwath on large batches of files, you’ll of course want to script these commands, and also run them on the cluster using pbs or some other batch management system. Typically an experiment will involve ~10-50 mzML files to be run through OpenSwath.</w:t>
      </w:r>
    </w:p>
    <w:p w14:paraId="4449AD94" w14:textId="2D35745D" w:rsidR="00295D70" w:rsidRDefault="00295D70" w:rsidP="00BF1479">
      <w:del w:id="638" w:author="bspratt" w:date="2015-05-07T11:30:00Z">
        <w:r w:rsidDel="006C0C39">
          <w:delText xml:space="preserve"> My own s</w:delText>
        </w:r>
      </w:del>
      <w:ins w:id="639" w:author="bspratt" w:date="2015-05-07T11:30:00Z">
        <w:r w:rsidR="006C0C39">
          <w:t>S</w:t>
        </w:r>
      </w:ins>
      <w:r>
        <w:t xml:space="preserve">cripts for doing this are </w:t>
      </w:r>
      <w:del w:id="640" w:author="bspratt" w:date="2015-05-07T11:30:00Z">
        <w:r w:rsidDel="006C0C39">
          <w:delText>located in</w:delText>
        </w:r>
      </w:del>
      <w:ins w:id="641" w:author="bspratt" w:date="2015-05-07T11:30:00Z">
        <w:r w:rsidR="006C0C39">
          <w:t>provided at</w:t>
        </w:r>
      </w:ins>
      <w:r>
        <w:t>:</w:t>
      </w:r>
    </w:p>
    <w:p w14:paraId="41B2E446" w14:textId="475EBB12" w:rsidR="00295D70" w:rsidRDefault="00295D70" w:rsidP="00BF1479">
      <w:del w:id="642" w:author="bspratt" w:date="2015-05-07T11:32:00Z">
        <w:r w:rsidRPr="006C0C39" w:rsidDel="006C0C39">
          <w:rPr>
            <w:color w:val="FF0000"/>
            <w:rPrChange w:id="643" w:author="bspratt" w:date="2015-05-07T11:30:00Z">
              <w:rPr/>
            </w:rPrChange>
          </w:rPr>
          <w:delText xml:space="preserve"> </w:delText>
        </w:r>
      </w:del>
      <w:del w:id="644" w:author="bspratt" w:date="2015-05-07T11:30:00Z">
        <w:r w:rsidR="00FA5D64" w:rsidRPr="006C0C39" w:rsidDel="006C0C39">
          <w:rPr>
            <w:rFonts w:ascii="Monaco" w:hAnsi="Monaco" w:cs="Monaco"/>
            <w:color w:val="FF0000"/>
            <w:sz w:val="20"/>
            <w:szCs w:val="20"/>
            <w:highlight w:val="yellow"/>
            <w:rPrChange w:id="645" w:author="bspratt" w:date="2015-05-07T11:31:00Z">
              <w:rPr>
                <w:rFonts w:ascii="Monaco" w:hAnsi="Monaco" w:cs="Monaco"/>
                <w:color w:val="16F220"/>
                <w:sz w:val="20"/>
                <w:szCs w:val="20"/>
              </w:rPr>
            </w:rPrChange>
          </w:rPr>
          <w:delText>cd /</w:delText>
        </w:r>
        <w:r w:rsidRPr="006C0C39" w:rsidDel="006C0C39">
          <w:rPr>
            <w:rFonts w:ascii="Monaco" w:hAnsi="Monaco" w:cs="Monaco"/>
            <w:color w:val="FF0000"/>
            <w:sz w:val="20"/>
            <w:szCs w:val="20"/>
            <w:highlight w:val="yellow"/>
            <w:rPrChange w:id="646" w:author="bspratt" w:date="2015-05-07T11:31:00Z">
              <w:rPr>
                <w:rFonts w:ascii="Monaco" w:hAnsi="Monaco" w:cs="Monaco"/>
                <w:color w:val="16F220"/>
                <w:sz w:val="20"/>
                <w:szCs w:val="20"/>
              </w:rPr>
            </w:rPrChange>
          </w:rPr>
          <w:delText>net/maccoss/vol1/home/damodei/HasmikSwath</w:delText>
        </w:r>
      </w:del>
      <w:ins w:id="647" w:author="bspratt" w:date="2015-05-07T11:30:00Z">
        <w:r w:rsidR="006C0C39" w:rsidRPr="006C0C39">
          <w:rPr>
            <w:rFonts w:ascii="Monaco" w:hAnsi="Monaco" w:cs="Monaco"/>
            <w:color w:val="FF0000"/>
            <w:sz w:val="20"/>
            <w:szCs w:val="20"/>
            <w:highlight w:val="yellow"/>
            <w:rPrChange w:id="648" w:author="bspratt" w:date="2015-05-07T11:31:00Z">
              <w:rPr>
                <w:rFonts w:ascii="Monaco" w:hAnsi="Monaco" w:cs="Monaco"/>
                <w:color w:val="16F220"/>
                <w:sz w:val="20"/>
                <w:szCs w:val="20"/>
              </w:rPr>
            </w:rPrChange>
          </w:rPr>
          <w:t>[TODO URL – these are in source control at</w:t>
        </w:r>
      </w:ins>
      <w:ins w:id="649" w:author="bspratt" w:date="2015-05-07T11:31:00Z">
        <w:r w:rsidR="006C0C39" w:rsidRPr="006C0C39">
          <w:rPr>
            <w:rFonts w:ascii="Monaco" w:hAnsi="Monaco" w:cs="Monaco"/>
            <w:color w:val="FF0000"/>
            <w:sz w:val="20"/>
            <w:szCs w:val="20"/>
            <w:highlight w:val="yellow"/>
            <w:rPrChange w:id="650" w:author="bspratt" w:date="2015-05-07T11:31:00Z">
              <w:rPr>
                <w:rFonts w:ascii="Monaco" w:hAnsi="Monaco" w:cs="Monaco"/>
                <w:color w:val="FF0000"/>
                <w:sz w:val="20"/>
                <w:szCs w:val="20"/>
                <w:highlight w:val="yellow"/>
              </w:rPr>
            </w:rPrChange>
          </w:rPr>
          <w:t xml:space="preserve"> pwiz_tools\Skyline\Executables\PeakComparison\OpenSwathLinuxScripts</w:t>
        </w:r>
      </w:ins>
      <w:ins w:id="651" w:author="bspratt" w:date="2015-05-07T11:30:00Z">
        <w:r w:rsidR="006C0C39" w:rsidRPr="006C0C39">
          <w:rPr>
            <w:rFonts w:ascii="Monaco" w:hAnsi="Monaco" w:cs="Monaco"/>
            <w:color w:val="FF0000"/>
            <w:sz w:val="20"/>
            <w:szCs w:val="20"/>
            <w:highlight w:val="yellow"/>
            <w:rPrChange w:id="652" w:author="bspratt" w:date="2015-05-07T11:31:00Z">
              <w:rPr>
                <w:rFonts w:ascii="Monaco" w:hAnsi="Monaco" w:cs="Monaco"/>
                <w:color w:val="16F220"/>
                <w:sz w:val="20"/>
                <w:szCs w:val="20"/>
              </w:rPr>
            </w:rPrChange>
          </w:rPr>
          <w:t>]</w:t>
        </w:r>
      </w:ins>
      <w:r>
        <w:t xml:space="preserve"> </w:t>
      </w:r>
    </w:p>
    <w:p w14:paraId="76D873CB" w14:textId="110C5520" w:rsidR="00295D70" w:rsidRDefault="00CE2933" w:rsidP="00BF1479">
      <w:r>
        <w:t>At the lowest level the basic commands are in</w:t>
      </w:r>
      <w:r w:rsidR="00295D70">
        <w:t>:</w:t>
      </w:r>
    </w:p>
    <w:p w14:paraId="6D00BB55" w14:textId="42A3AEA2" w:rsidR="00295D70" w:rsidRDefault="00295D70" w:rsidP="00295D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onaco" w:hAnsi="Monaco" w:cs="Monaco"/>
          <w:color w:val="16F220"/>
          <w:sz w:val="20"/>
          <w:szCs w:val="20"/>
        </w:rPr>
      </w:pPr>
      <w:r>
        <w:rPr>
          <w:rFonts w:ascii="Monaco" w:hAnsi="Monaco" w:cs="Monaco"/>
          <w:color w:val="16F220"/>
          <w:sz w:val="20"/>
          <w:szCs w:val="20"/>
        </w:rPr>
        <w:t>./prepare.ini</w:t>
      </w:r>
    </w:p>
    <w:p w14:paraId="3D462BD6" w14:textId="1C6F6827" w:rsidR="00295D70" w:rsidRDefault="00295D70" w:rsidP="00295D70">
      <w:pPr>
        <w:rPr>
          <w:rFonts w:ascii="Monaco" w:hAnsi="Monaco" w:cs="Monaco"/>
          <w:color w:val="16F220"/>
          <w:sz w:val="20"/>
          <w:szCs w:val="20"/>
        </w:rPr>
      </w:pPr>
      <w:r>
        <w:rPr>
          <w:rFonts w:ascii="Monaco" w:hAnsi="Monaco" w:cs="Monaco"/>
          <w:color w:val="16F220"/>
          <w:sz w:val="20"/>
          <w:szCs w:val="20"/>
        </w:rPr>
        <w:t>./parameters.ini [filename]</w:t>
      </w:r>
    </w:p>
    <w:p w14:paraId="63BFA8B8" w14:textId="5D5F2971" w:rsidR="00295D70" w:rsidRDefault="00295D70" w:rsidP="00295D70">
      <w:r>
        <w:t xml:space="preserve">The first file does the decoy generation and conversion to </w:t>
      </w:r>
      <w:r w:rsidR="00FA5D64">
        <w:t>.TraML format, and the second runs OpenS</w:t>
      </w:r>
      <w:r w:rsidR="00CE2933">
        <w:t>wath on the specified [filename].  I’ve set up to submit these jobs through pbs via:</w:t>
      </w:r>
    </w:p>
    <w:p w14:paraId="3992DE54" w14:textId="7F2DB1ED" w:rsidR="00CE2933" w:rsidRDefault="00CE2933" w:rsidP="00295D70">
      <w:pPr>
        <w:rPr>
          <w:rFonts w:ascii="Monaco" w:hAnsi="Monaco" w:cs="Monaco"/>
          <w:color w:val="16F220"/>
          <w:sz w:val="20"/>
          <w:szCs w:val="20"/>
        </w:rPr>
      </w:pPr>
      <w:del w:id="653" w:author="bspratt" w:date="2015-05-07T11:31:00Z">
        <w:r w:rsidDel="006C0C39">
          <w:rPr>
            <w:rFonts w:ascii="Monaco" w:hAnsi="Monaco" w:cs="Monaco"/>
            <w:color w:val="16F220"/>
            <w:sz w:val="20"/>
            <w:szCs w:val="20"/>
          </w:rPr>
          <w:delText>/net/maccoss/vol1/home/damodei/HasmikSwath</w:delText>
        </w:r>
      </w:del>
      <w:ins w:id="654" w:author="bspratt" w:date="2015-05-07T11:31:00Z">
        <w:r w:rsidR="006C0C39">
          <w:rPr>
            <w:rFonts w:ascii="Monaco" w:hAnsi="Monaco" w:cs="Monaco"/>
            <w:color w:val="16F220"/>
            <w:sz w:val="20"/>
            <w:szCs w:val="20"/>
          </w:rPr>
          <w:t>.</w:t>
        </w:r>
      </w:ins>
      <w:r>
        <w:rPr>
          <w:rFonts w:ascii="Monaco" w:hAnsi="Monaco" w:cs="Monaco"/>
          <w:color w:val="16F220"/>
          <w:sz w:val="20"/>
          <w:szCs w:val="20"/>
        </w:rPr>
        <w:t>/</w:t>
      </w:r>
      <w:proofErr w:type="spellStart"/>
      <w:r>
        <w:rPr>
          <w:rFonts w:ascii="Monaco" w:hAnsi="Monaco" w:cs="Monaco"/>
          <w:color w:val="16F220"/>
          <w:sz w:val="20"/>
          <w:szCs w:val="20"/>
        </w:rPr>
        <w:t>runjob.single</w:t>
      </w:r>
      <w:proofErr w:type="spellEnd"/>
    </w:p>
    <w:p w14:paraId="7A461FBC" w14:textId="130BA47E" w:rsidR="00CE2933" w:rsidRDefault="00CE2933" w:rsidP="00295D70">
      <w:r>
        <w:t>which itself is invoked by:</w:t>
      </w:r>
    </w:p>
    <w:p w14:paraId="0F5EE7F9" w14:textId="55B1FF26" w:rsidR="00CE2933" w:rsidRDefault="00CE2933" w:rsidP="00CE2933">
      <w:pPr>
        <w:rPr>
          <w:rFonts w:ascii="Monaco" w:hAnsi="Monaco" w:cs="Monaco"/>
          <w:color w:val="16F220"/>
          <w:sz w:val="20"/>
          <w:szCs w:val="20"/>
        </w:rPr>
      </w:pPr>
      <w:del w:id="655" w:author="bspratt" w:date="2015-05-07T11:31:00Z">
        <w:r w:rsidDel="006C0C39">
          <w:rPr>
            <w:rFonts w:ascii="Monaco" w:hAnsi="Monaco" w:cs="Monaco"/>
            <w:color w:val="16F220"/>
            <w:sz w:val="20"/>
            <w:szCs w:val="20"/>
          </w:rPr>
          <w:delText>/net/maccoss/vol1/home/damodei/HasmikSwath</w:delText>
        </w:r>
      </w:del>
      <w:ins w:id="656" w:author="bspratt" w:date="2015-05-07T11:31:00Z">
        <w:r w:rsidR="006C0C39">
          <w:rPr>
            <w:rFonts w:ascii="Monaco" w:hAnsi="Monaco" w:cs="Monaco"/>
            <w:color w:val="16F220"/>
            <w:sz w:val="20"/>
            <w:szCs w:val="20"/>
          </w:rPr>
          <w:t>.</w:t>
        </w:r>
      </w:ins>
      <w:r>
        <w:rPr>
          <w:rFonts w:ascii="Monaco" w:hAnsi="Monaco" w:cs="Monaco"/>
          <w:color w:val="16F220"/>
          <w:sz w:val="20"/>
          <w:szCs w:val="20"/>
        </w:rPr>
        <w:t>/OpenSwath.py</w:t>
      </w:r>
    </w:p>
    <w:p w14:paraId="6AC49817" w14:textId="25CD1300" w:rsidR="00CE2933" w:rsidRDefault="00CE2933" w:rsidP="00295D70">
      <w:proofErr w:type="gramStart"/>
      <w:r>
        <w:t>which</w:t>
      </w:r>
      <w:proofErr w:type="gramEnd"/>
      <w:r>
        <w:t xml:space="preserve"> </w:t>
      </w:r>
      <w:ins w:id="657" w:author="bspratt" w:date="2015-05-07T11:31:00Z">
        <w:r w:rsidR="006C0C39">
          <w:t>is</w:t>
        </w:r>
      </w:ins>
      <w:del w:id="658" w:author="bspratt" w:date="2015-05-07T11:31:00Z">
        <w:r w:rsidDel="006C0C39">
          <w:delText>I</w:delText>
        </w:r>
      </w:del>
      <w:r>
        <w:t xml:space="preserve"> use</w:t>
      </w:r>
      <w:ins w:id="659" w:author="bspratt" w:date="2015-05-07T11:31:00Z">
        <w:r w:rsidR="006C0C39">
          <w:t>d</w:t>
        </w:r>
      </w:ins>
      <w:r>
        <w:t xml:space="preserve"> to specify a list of .mzML files to process in batch.</w:t>
      </w:r>
    </w:p>
    <w:p w14:paraId="7D10111A" w14:textId="11BD9E25" w:rsidR="00763F34" w:rsidRDefault="00763F34" w:rsidP="00295D70">
      <w:r>
        <w:t xml:space="preserve">In running OpenSwath in batch on the cluster, it’s important to properly handle disk access issues.  The .mzML files are very large, and </w:t>
      </w:r>
      <w:r w:rsidR="00941FEF">
        <w:t xml:space="preserve">the majority of the OpenSwath processing time is spent reading them.  Thus, to the extent possible, the input .mzML files, as well as the temporary files created during processing, should be put on as many separate machines as </w:t>
      </w:r>
      <w:r w:rsidR="00941FEF">
        <w:lastRenderedPageBreak/>
        <w:t>possible, so that cluster processing doesn’t get bottlenecked by all the CPU’s reading from the same disk.  Ideally, the .mzML files should be distributed among the cluster CPU’s themselves, so that no remote disk access needs to occur.</w:t>
      </w:r>
    </w:p>
    <w:p w14:paraId="7303B013" w14:textId="69C9370E" w:rsidR="00DA49AA" w:rsidRDefault="00DA49AA">
      <w:pPr>
        <w:pStyle w:val="Heading2"/>
        <w:pPrChange w:id="660" w:author="bspratt" w:date="2014-11-11T11:42:00Z">
          <w:pPr>
            <w:pStyle w:val="Heading1"/>
          </w:pPr>
        </w:pPrChange>
      </w:pPr>
      <w:bookmarkStart w:id="661" w:name="_Toc403469539"/>
      <w:r>
        <w:t>Running mProphet on the Output Data</w:t>
      </w:r>
      <w:bookmarkEnd w:id="661"/>
    </w:p>
    <w:p w14:paraId="078A9029" w14:textId="563E77CC" w:rsidR="00DA49AA" w:rsidRDefault="003118FE" w:rsidP="00DA49AA">
      <w:r>
        <w:t xml:space="preserve">OpenSwath does not actually output a set of picked peaks – it simply outputs a set of possible candidates for peaks.  In order to actually get the picked peaks, you have to run mProphet, another piece of software produced by the </w:t>
      </w:r>
      <w:proofErr w:type="spellStart"/>
      <w:r>
        <w:t>Aebersold</w:t>
      </w:r>
      <w:proofErr w:type="spellEnd"/>
      <w:r>
        <w:t xml:space="preserve"> lab</w:t>
      </w:r>
      <w:ins w:id="662" w:author="bspratt" w:date="2015-05-07T11:40:00Z">
        <w:r w:rsidR="00A41B92">
          <w:t xml:space="preserve">.  </w:t>
        </w:r>
      </w:ins>
      <w:del w:id="663" w:author="bspratt" w:date="2015-05-07T11:40:00Z">
        <w:r w:rsidDel="00A41B92">
          <w:delText>, and which must be installed</w:delText>
        </w:r>
      </w:del>
      <w:proofErr w:type="spellStart"/>
      <w:proofErr w:type="gramStart"/>
      <w:ins w:id="664" w:author="bspratt" w:date="2015-05-07T11:40:00Z">
        <w:r w:rsidR="00A41B92">
          <w:t>mProphet</w:t>
        </w:r>
        <w:proofErr w:type="spellEnd"/>
        <w:proofErr w:type="gramEnd"/>
        <w:r w:rsidR="00A41B92">
          <w:t xml:space="preserve"> is implemented</w:t>
        </w:r>
      </w:ins>
      <w:r>
        <w:t xml:space="preserve"> as an R script.  Typically, the outputs of the different OpenSwath runs need to all be co</w:t>
      </w:r>
      <w:r w:rsidR="00763F34">
        <w:t xml:space="preserve">mbined </w:t>
      </w:r>
      <w:r>
        <w:t xml:space="preserve">together, and then the compound file needs to be run through mProphet.  However, </w:t>
      </w:r>
      <w:r w:rsidR="006466E0">
        <w:t xml:space="preserve">if the compound file is too long, </w:t>
      </w:r>
      <w:proofErr w:type="spellStart"/>
      <w:r w:rsidR="006466E0">
        <w:t>mProphet</w:t>
      </w:r>
      <w:proofErr w:type="spellEnd"/>
      <w:r w:rsidR="006466E0">
        <w:t xml:space="preserve"> will han</w:t>
      </w:r>
      <w:ins w:id="665" w:author="bspratt" w:date="2015-05-06T14:03:00Z">
        <w:r w:rsidR="00C02E86">
          <w:t>g</w:t>
        </w:r>
      </w:ins>
      <w:del w:id="666" w:author="bspratt" w:date="2015-05-06T14:03:00Z">
        <w:r w:rsidR="006466E0" w:rsidDel="00C02E86">
          <w:delText>d</w:delText>
        </w:r>
      </w:del>
      <w:r w:rsidR="006466E0">
        <w:t xml:space="preserve"> and not complete.  The best solution is usually to </w:t>
      </w:r>
      <w:r w:rsidR="00404DAA">
        <w:t>combin</w:t>
      </w:r>
      <w:r w:rsidR="00763F34">
        <w:t>e</w:t>
      </w:r>
      <w:r w:rsidR="006466E0">
        <w:t xml:space="preserve"> the files together in groups of ~10 runs.  This </w:t>
      </w:r>
      <w:r w:rsidR="00763F34">
        <w:t>file combination</w:t>
      </w:r>
      <w:r w:rsidR="006466E0">
        <w:t xml:space="preserve"> (which </w:t>
      </w:r>
      <w:r w:rsidR="00763F34">
        <w:t xml:space="preserve">involves simple concatenation plus some additional processing to rename some file names and columns to avoid ambiguity/duplication) </w:t>
      </w:r>
      <w:r w:rsidR="006466E0">
        <w:t xml:space="preserve">can be performed using the </w:t>
      </w:r>
      <w:del w:id="667" w:author="bspratt" w:date="2015-05-06T16:38:00Z">
        <w:r w:rsidR="006466E0" w:rsidDel="00511363">
          <w:delText>following perf test in Skyline</w:delText>
        </w:r>
      </w:del>
      <w:ins w:id="668" w:author="bspratt" w:date="2015-05-06T16:38:00Z">
        <w:r w:rsidR="00511363">
          <w:t>“OpenSwathConvert.exe</w:t>
        </w:r>
      </w:ins>
      <w:ins w:id="669" w:author="bspratt" w:date="2015-05-06T16:39:00Z">
        <w:r w:rsidR="00511363">
          <w:t xml:space="preserve">” file available at </w:t>
        </w:r>
        <w:r w:rsidR="00511363" w:rsidRPr="00511363">
          <w:rPr>
            <w:color w:val="FF0000"/>
            <w:highlight w:val="yellow"/>
            <w:rPrChange w:id="670" w:author="bspratt" w:date="2015-05-06T16:39:00Z">
              <w:rPr/>
            </w:rPrChange>
          </w:rPr>
          <w:t>[TODO URL]</w:t>
        </w:r>
      </w:ins>
      <w:ins w:id="671" w:author="bspratt" w:date="2015-05-06T16:40:00Z">
        <w:r w:rsidR="00511363">
          <w:rPr>
            <w:color w:val="FF0000"/>
          </w:rPr>
          <w:t xml:space="preserve">. </w:t>
        </w:r>
      </w:ins>
      <w:ins w:id="672" w:author="bspratt" w:date="2015-05-06T16:42:00Z">
        <w:r w:rsidR="00511363">
          <w:rPr>
            <w:color w:val="FF0000"/>
          </w:rPr>
          <w:t xml:space="preserve"> </w:t>
        </w:r>
      </w:ins>
      <w:del w:id="673" w:author="bspratt" w:date="2015-05-06T16:40:00Z">
        <w:r w:rsidR="006466E0" w:rsidDel="00511363">
          <w:delText>:</w:delText>
        </w:r>
      </w:del>
      <w:ins w:id="674" w:author="bspratt" w:date="2015-05-06T16:40:00Z">
        <w:r w:rsidR="00511363">
          <w:t>It will look something like this:</w:t>
        </w:r>
      </w:ins>
    </w:p>
    <w:p w14:paraId="1E02D0BF" w14:textId="14AC1CBB" w:rsidR="006466E0" w:rsidRDefault="006466E0" w:rsidP="00DA49AA">
      <w:del w:id="675" w:author="bspratt" w:date="2015-05-06T16:39:00Z">
        <w:r w:rsidDel="00511363">
          <w:delText>Perf</w:delText>
        </w:r>
      </w:del>
      <w:proofErr w:type="gramStart"/>
      <w:r>
        <w:t>OpenSwathConvert.</w:t>
      </w:r>
      <w:proofErr w:type="gramEnd"/>
      <w:del w:id="676" w:author="bspratt" w:date="2015-05-06T16:39:00Z">
        <w:r w:rsidDel="00511363">
          <w:delText>cs</w:delText>
        </w:r>
      </w:del>
      <w:proofErr w:type="gramStart"/>
      <w:ins w:id="677" w:author="bspratt" w:date="2015-05-06T16:39:00Z">
        <w:r w:rsidR="00511363">
          <w:t>exe</w:t>
        </w:r>
      </w:ins>
      <w:proofErr w:type="gramEnd"/>
      <w:ins w:id="678" w:author="bspratt" w:date="2015-05-06T16:40:00Z">
        <w:r w:rsidR="00511363">
          <w:t xml:space="preserve"> file1.tsv file</w:t>
        </w:r>
        <w:r w:rsidR="00511363">
          <w:t>2</w:t>
        </w:r>
        <w:r w:rsidR="00511363">
          <w:t>.tsv file</w:t>
        </w:r>
        <w:r w:rsidR="00511363">
          <w:t>3</w:t>
        </w:r>
        <w:r w:rsidR="00511363">
          <w:t>.tsv file</w:t>
        </w:r>
        <w:r w:rsidR="00511363">
          <w:t>4</w:t>
        </w:r>
        <w:r w:rsidR="00511363">
          <w:t>.tsv file</w:t>
        </w:r>
        <w:r w:rsidR="00511363">
          <w:t>5</w:t>
        </w:r>
        <w:r w:rsidR="00511363">
          <w:t>.tsv file</w:t>
        </w:r>
        <w:r w:rsidR="00511363">
          <w:t>6</w:t>
        </w:r>
        <w:r w:rsidR="00511363">
          <w:t>.tsv file</w:t>
        </w:r>
        <w:r w:rsidR="00511363">
          <w:t>7</w:t>
        </w:r>
        <w:r w:rsidR="00511363">
          <w:t>.tsv file</w:t>
        </w:r>
        <w:r w:rsidR="00511363">
          <w:t>8</w:t>
        </w:r>
        <w:r w:rsidR="00511363">
          <w:t>.tsv file</w:t>
        </w:r>
        <w:r w:rsidR="00511363">
          <w:t>9</w:t>
        </w:r>
        <w:r w:rsidR="00511363">
          <w:t>.tsv file1</w:t>
        </w:r>
        <w:r w:rsidR="00511363">
          <w:t>0</w:t>
        </w:r>
        <w:r w:rsidR="00511363">
          <w:t>.tsv</w:t>
        </w:r>
      </w:ins>
      <w:ins w:id="679" w:author="bspratt" w:date="2015-05-06T16:41:00Z">
        <w:r w:rsidR="00511363">
          <w:t xml:space="preserve"> </w:t>
        </w:r>
      </w:ins>
      <w:ins w:id="680" w:author="bspratt" w:date="2015-05-06T16:43:00Z">
        <w:r w:rsidR="00511363">
          <w:t>openswath_mprophet</w:t>
        </w:r>
      </w:ins>
      <w:ins w:id="681" w:author="bspratt" w:date="2015-05-06T16:42:00Z">
        <w:r w:rsidR="00511363">
          <w:t>.csv</w:t>
        </w:r>
      </w:ins>
    </w:p>
    <w:p w14:paraId="38A1A5C1" w14:textId="245BE13B" w:rsidR="006466E0" w:rsidDel="00511363" w:rsidRDefault="006466E0" w:rsidP="00DA49AA">
      <w:pPr>
        <w:rPr>
          <w:del w:id="682" w:author="bspratt" w:date="2015-05-06T16:43:00Z"/>
        </w:rPr>
      </w:pPr>
      <w:del w:id="683" w:author="bspratt" w:date="2015-05-06T16:43:00Z">
        <w:r w:rsidDel="00511363">
          <w:delText>The variable “INDIVIDUAL_OUTPUT” contains the OpenSwath outputs to be concatenated, and the variable “out_file” contains the concatenated file to be output.</w:delText>
        </w:r>
      </w:del>
    </w:p>
    <w:p w14:paraId="13C1D01E" w14:textId="0E4094BD" w:rsidR="00404DAA" w:rsidRDefault="00404DAA" w:rsidP="00DA49AA">
      <w:r>
        <w:t>Once y</w:t>
      </w:r>
      <w:r w:rsidR="00941FEF">
        <w:t>ou’ve combined a batch of ~10 files, you should run the combined file through mProphet.  mProphet is an R-script and thus does not itself need to be installed, but simply downloaded and run.  However it requires installing R and a series of perl modules.  Installation is described at the following link:</w:t>
      </w:r>
    </w:p>
    <w:p w14:paraId="37A05CE2" w14:textId="43983C9B" w:rsidR="00941FEF" w:rsidRDefault="00941FEF" w:rsidP="00DA49AA">
      <w:r w:rsidRPr="00941FEF">
        <w:t>http://www.mprophet.org/#Software_installation</w:t>
      </w:r>
    </w:p>
    <w:p w14:paraId="3FD3A298" w14:textId="668AD698" w:rsidR="006466E0" w:rsidRDefault="00941FEF" w:rsidP="00DA49AA">
      <w:r>
        <w:t xml:space="preserve">Once you have installed mProphet, it can be run </w:t>
      </w:r>
      <w:del w:id="684" w:author="bspratt" w:date="2015-05-07T11:41:00Z">
        <w:r w:rsidDel="00A41B92">
          <w:delText>via the following command</w:delText>
        </w:r>
      </w:del>
      <w:ins w:id="685" w:author="bspratt" w:date="2015-05-07T11:41:00Z">
        <w:r w:rsidR="00A41B92">
          <w:t xml:space="preserve">as follows (adjusting for your R installation </w:t>
        </w:r>
        <w:proofErr w:type="spellStart"/>
        <w:r w:rsidR="00A41B92">
          <w:t>etc</w:t>
        </w:r>
        <w:proofErr w:type="spellEnd"/>
        <w:r w:rsidR="00A41B92">
          <w:t>)</w:t>
        </w:r>
      </w:ins>
      <w:del w:id="686" w:author="bspratt" w:date="2015-05-07T10:55:00Z">
        <w:r w:rsidR="0095753C" w:rsidDel="005834E5">
          <w:delText xml:space="preserve"> (I’m running it on a windows machine here, on Linux the command will obviously be slightly different)</w:delText>
        </w:r>
      </w:del>
      <w:r>
        <w:t>:</w:t>
      </w:r>
    </w:p>
    <w:p w14:paraId="15E5E0DE" w14:textId="77777777" w:rsidR="0095753C" w:rsidRDefault="0095753C" w:rsidP="0095753C">
      <w:pPr>
        <w:spacing w:after="0" w:line="240" w:lineRule="auto"/>
        <w:rPr>
          <w:rFonts w:ascii="Arial" w:eastAsia="Times New Roman" w:hAnsi="Arial" w:cs="Arial"/>
          <w:color w:val="222222"/>
          <w:sz w:val="20"/>
          <w:szCs w:val="20"/>
          <w:shd w:val="clear" w:color="auto" w:fill="FFFFFF"/>
        </w:rPr>
      </w:pPr>
      <w:r w:rsidRPr="0095753C">
        <w:rPr>
          <w:rFonts w:ascii="Arial" w:eastAsia="Times New Roman" w:hAnsi="Arial" w:cs="Arial"/>
          <w:color w:val="222222"/>
          <w:sz w:val="20"/>
          <w:szCs w:val="20"/>
          <w:shd w:val="clear" w:color="auto" w:fill="FFFFFF"/>
        </w:rPr>
        <w:t>"C:\Program Files\R\R-3.0.2\bin\R.exe" --slave --args mquest=D:\Processing\HasmikQe\OpenSwath\OpenSwathMProphet3.csv workflow=LABEL_FREE num_xval=5 run_log=FALSE write_classifier=1 write_all_pg=0 &lt; mProphet.R</w:t>
      </w:r>
    </w:p>
    <w:p w14:paraId="0FC549A8" w14:textId="77777777" w:rsidR="0095753C" w:rsidRDefault="0095753C" w:rsidP="00A41B92">
      <w:pPr>
        <w:spacing w:after="0" w:line="240" w:lineRule="auto"/>
        <w:ind w:left="720" w:hanging="720"/>
        <w:rPr>
          <w:rFonts w:ascii="Arial" w:eastAsia="Times New Roman" w:hAnsi="Arial" w:cs="Arial"/>
          <w:color w:val="222222"/>
          <w:sz w:val="20"/>
          <w:szCs w:val="20"/>
          <w:shd w:val="clear" w:color="auto" w:fill="FFFFFF"/>
        </w:rPr>
        <w:pPrChange w:id="687" w:author="bspratt" w:date="2015-05-07T11:41:00Z">
          <w:pPr>
            <w:spacing w:after="0" w:line="240" w:lineRule="auto"/>
          </w:pPr>
        </w:pPrChange>
      </w:pPr>
    </w:p>
    <w:p w14:paraId="5E96C03E" w14:textId="195533CB" w:rsidR="00941FEF" w:rsidRDefault="0095753C" w:rsidP="00DA49AA">
      <w:r>
        <w:t xml:space="preserve">Here, the “mquest=” option is a path to the file </w:t>
      </w:r>
      <w:del w:id="688" w:author="bspratt" w:date="2015-05-07T10:54:00Z">
        <w:r w:rsidDel="005834E5">
          <w:delText>where the output of the</w:delText>
        </w:r>
      </w:del>
      <w:ins w:id="689" w:author="bspratt" w:date="2015-05-07T10:54:00Z">
        <w:r w:rsidR="005834E5">
          <w:t>you created using</w:t>
        </w:r>
      </w:ins>
      <w:r>
        <w:t xml:space="preserve"> </w:t>
      </w:r>
      <w:del w:id="690" w:author="bspratt" w:date="2015-05-07T10:54:00Z">
        <w:r w:rsidDel="005834E5">
          <w:delText>Perf</w:delText>
        </w:r>
      </w:del>
      <w:r>
        <w:t>OpenSwathConvert</w:t>
      </w:r>
      <w:ins w:id="691" w:author="bspratt" w:date="2015-05-07T10:55:00Z">
        <w:r w:rsidR="005834E5">
          <w:t>.exe</w:t>
        </w:r>
      </w:ins>
      <w:del w:id="692" w:author="bspratt" w:date="2015-05-07T10:54:00Z">
        <w:r w:rsidDel="005834E5">
          <w:delText>.cs script lives</w:delText>
        </w:r>
      </w:del>
      <w:r>
        <w:t xml:space="preserve">.  mProphet </w:t>
      </w:r>
      <w:r w:rsidR="00B55AF1">
        <w:t>will output its files in the same directory as the “mquest=” file you specified, there are 4 such files.  You want the one that ends in “_peakgroups.xls”.  Open u</w:t>
      </w:r>
      <w:r w:rsidR="003D7661">
        <w:t>p this file, and save it in a .t</w:t>
      </w:r>
      <w:r w:rsidR="00B55AF1">
        <w:t>sv format.  With a couple manual modifications, it can then be converted back to a format that Skyline can import.</w:t>
      </w:r>
    </w:p>
    <w:p w14:paraId="4F5FA532" w14:textId="0419529F" w:rsidR="00DA49AA" w:rsidRDefault="00DA49AA">
      <w:pPr>
        <w:pStyle w:val="Heading2"/>
        <w:pPrChange w:id="693" w:author="bspratt" w:date="2014-11-11T11:42:00Z">
          <w:pPr>
            <w:pStyle w:val="Heading1"/>
          </w:pPr>
        </w:pPrChange>
      </w:pPr>
      <w:bookmarkStart w:id="694" w:name="_Toc403469540"/>
      <w:r>
        <w:t>Converting Data Back to Skyline Format</w:t>
      </w:r>
      <w:bookmarkEnd w:id="694"/>
    </w:p>
    <w:p w14:paraId="3BB726A7" w14:textId="02775812" w:rsidR="003D7661" w:rsidRDefault="003D7661" w:rsidP="003D7661">
      <w:r>
        <w:t>The file produced by mProphet that you just opened is very close to a format that Skyline can read, but a couple manual changes are required:</w:t>
      </w:r>
    </w:p>
    <w:p w14:paraId="7C52B2C6" w14:textId="1B418F12" w:rsidR="003D7661" w:rsidRDefault="003D7661" w:rsidP="003D7661">
      <w:pPr>
        <w:pStyle w:val="ListParagraph"/>
        <w:numPr>
          <w:ilvl w:val="0"/>
          <w:numId w:val="19"/>
        </w:numPr>
      </w:pPr>
      <w:r>
        <w:t>Open the .tsv file that you wrote in the last section</w:t>
      </w:r>
    </w:p>
    <w:p w14:paraId="0BA15B88" w14:textId="367F8401" w:rsidR="003D7661" w:rsidRDefault="003D7661" w:rsidP="003D7661">
      <w:pPr>
        <w:pStyle w:val="ListParagraph"/>
        <w:numPr>
          <w:ilvl w:val="0"/>
          <w:numId w:val="19"/>
        </w:numPr>
      </w:pPr>
      <w:r>
        <w:t>Change the name of the “m_score” column to “annotation_QValue”</w:t>
      </w:r>
    </w:p>
    <w:p w14:paraId="48411EC9" w14:textId="50DB7684" w:rsidR="003D7661" w:rsidRDefault="003D7661" w:rsidP="003D7661">
      <w:pPr>
        <w:pStyle w:val="ListParagraph"/>
        <w:numPr>
          <w:ilvl w:val="0"/>
          <w:numId w:val="19"/>
        </w:numPr>
      </w:pPr>
      <w:r>
        <w:lastRenderedPageBreak/>
        <w:t>Change the name of the “RT” column to “Apex”</w:t>
      </w:r>
    </w:p>
    <w:p w14:paraId="0546EF92" w14:textId="4896B298" w:rsidR="003D7661" w:rsidRDefault="003D7661" w:rsidP="003D7661">
      <w:pPr>
        <w:pStyle w:val="ListParagraph"/>
        <w:numPr>
          <w:ilvl w:val="0"/>
          <w:numId w:val="19"/>
        </w:numPr>
      </w:pPr>
      <w:r>
        <w:t>Change the name of the “d_score” column to “annotation_Score”</w:t>
      </w:r>
    </w:p>
    <w:p w14:paraId="0D6172C2" w14:textId="58BB730A" w:rsidR="003D7661" w:rsidRPr="00B61CB3" w:rsidRDefault="003D7661" w:rsidP="003D7661">
      <w:r>
        <w:t>With these changes, Skyline should be able to read the file exported by mProphet.</w:t>
      </w:r>
    </w:p>
    <w:p w14:paraId="6751FCD5" w14:textId="77777777" w:rsidR="00DA49AA" w:rsidRPr="00DA49AA" w:rsidRDefault="00DA49AA" w:rsidP="00DA49AA"/>
    <w:p w14:paraId="5BA0BD9C" w14:textId="77777777" w:rsidR="00B16B72" w:rsidRDefault="00B16B72">
      <w:pPr>
        <w:pStyle w:val="Heading2"/>
        <w:pPrChange w:id="695" w:author="bspratt" w:date="2014-11-11T11:42:00Z">
          <w:pPr>
            <w:pStyle w:val="Heading1"/>
          </w:pPr>
        </w:pPrChange>
      </w:pPr>
      <w:bookmarkStart w:id="696" w:name="_Toc403469541"/>
      <w:r>
        <w:t>Importing Data Back to Skyline</w:t>
      </w:r>
      <w:bookmarkEnd w:id="696"/>
    </w:p>
    <w:p w14:paraId="6F86C821" w14:textId="2500CAA0" w:rsidR="00DA49AA" w:rsidRDefault="00B16B72" w:rsidP="00295D70">
      <w:r>
        <w:t xml:space="preserve">After performing the conversion above, you should be able to import your data back to Skyline in the same manner as described in the “Importing Data Back to Skyline” subsection of the “Peak View” section.  You can either compare </w:t>
      </w:r>
      <w:r w:rsidR="00394FED">
        <w:t>OpenSwath</w:t>
      </w:r>
      <w:r>
        <w:t xml:space="preserve">’s chosen boundaries to manually curated ground truth, or you can directly import </w:t>
      </w:r>
      <w:r w:rsidR="00394FED">
        <w:t>OpenSwath</w:t>
      </w:r>
      <w:r>
        <w:t>’s chosen boundaries in order to visualize/inspect them in Skyline.</w:t>
      </w:r>
    </w:p>
    <w:p w14:paraId="69A54FAC" w14:textId="77777777" w:rsidR="00B16B72" w:rsidRPr="00B16B72" w:rsidRDefault="00B16B72" w:rsidP="00295D70"/>
    <w:sectPr w:rsidR="00B16B72" w:rsidRPr="00B16B72" w:rsidSect="00E518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643F1"/>
    <w:multiLevelType w:val="hybridMultilevel"/>
    <w:tmpl w:val="5B22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56430C"/>
    <w:multiLevelType w:val="hybridMultilevel"/>
    <w:tmpl w:val="8D846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37072"/>
    <w:multiLevelType w:val="hybridMultilevel"/>
    <w:tmpl w:val="20D02B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3052BF"/>
    <w:multiLevelType w:val="hybridMultilevel"/>
    <w:tmpl w:val="E4C4E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03787A"/>
    <w:multiLevelType w:val="hybridMultilevel"/>
    <w:tmpl w:val="6C1E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E1ECA"/>
    <w:multiLevelType w:val="hybridMultilevel"/>
    <w:tmpl w:val="D8249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F2794C"/>
    <w:multiLevelType w:val="hybridMultilevel"/>
    <w:tmpl w:val="5F9A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3A5A06"/>
    <w:multiLevelType w:val="hybridMultilevel"/>
    <w:tmpl w:val="826E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A4432A"/>
    <w:multiLevelType w:val="hybridMultilevel"/>
    <w:tmpl w:val="DD58F3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9001345"/>
    <w:multiLevelType w:val="hybridMultilevel"/>
    <w:tmpl w:val="A3683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E65B13"/>
    <w:multiLevelType w:val="hybridMultilevel"/>
    <w:tmpl w:val="8468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AE1917"/>
    <w:multiLevelType w:val="hybridMultilevel"/>
    <w:tmpl w:val="7C78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7D6B1A"/>
    <w:multiLevelType w:val="hybridMultilevel"/>
    <w:tmpl w:val="4A449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472EC4"/>
    <w:multiLevelType w:val="hybridMultilevel"/>
    <w:tmpl w:val="7768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F771D5"/>
    <w:multiLevelType w:val="hybridMultilevel"/>
    <w:tmpl w:val="A21A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17729"/>
    <w:multiLevelType w:val="hybridMultilevel"/>
    <w:tmpl w:val="62BE8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A465EC"/>
    <w:multiLevelType w:val="hybridMultilevel"/>
    <w:tmpl w:val="9D8EB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5E3141"/>
    <w:multiLevelType w:val="hybridMultilevel"/>
    <w:tmpl w:val="8F2C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953AEF"/>
    <w:multiLevelType w:val="hybridMultilevel"/>
    <w:tmpl w:val="2956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012942"/>
    <w:multiLevelType w:val="hybridMultilevel"/>
    <w:tmpl w:val="E556C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021F88"/>
    <w:multiLevelType w:val="hybridMultilevel"/>
    <w:tmpl w:val="941A4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9BA61AC"/>
    <w:multiLevelType w:val="hybridMultilevel"/>
    <w:tmpl w:val="A232D9A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3D364C"/>
    <w:multiLevelType w:val="hybridMultilevel"/>
    <w:tmpl w:val="CD7EF2D0"/>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23">
    <w:nsid w:val="6C844692"/>
    <w:multiLevelType w:val="hybridMultilevel"/>
    <w:tmpl w:val="3AAAE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CD06DE"/>
    <w:multiLevelType w:val="hybridMultilevel"/>
    <w:tmpl w:val="3062A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5571F5"/>
    <w:multiLevelType w:val="hybridMultilevel"/>
    <w:tmpl w:val="29308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1C3E8C"/>
    <w:multiLevelType w:val="hybridMultilevel"/>
    <w:tmpl w:val="96A6C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1C33E9"/>
    <w:multiLevelType w:val="hybridMultilevel"/>
    <w:tmpl w:val="66BA7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BFC485E"/>
    <w:multiLevelType w:val="hybridMultilevel"/>
    <w:tmpl w:val="EDDCD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10"/>
  </w:num>
  <w:num w:numId="4">
    <w:abstractNumId w:val="1"/>
  </w:num>
  <w:num w:numId="5">
    <w:abstractNumId w:val="0"/>
  </w:num>
  <w:num w:numId="6">
    <w:abstractNumId w:val="22"/>
  </w:num>
  <w:num w:numId="7">
    <w:abstractNumId w:val="15"/>
  </w:num>
  <w:num w:numId="8">
    <w:abstractNumId w:val="26"/>
  </w:num>
  <w:num w:numId="9">
    <w:abstractNumId w:val="6"/>
  </w:num>
  <w:num w:numId="10">
    <w:abstractNumId w:val="17"/>
  </w:num>
  <w:num w:numId="11">
    <w:abstractNumId w:val="12"/>
  </w:num>
  <w:num w:numId="12">
    <w:abstractNumId w:val="23"/>
  </w:num>
  <w:num w:numId="13">
    <w:abstractNumId w:val="2"/>
  </w:num>
  <w:num w:numId="14">
    <w:abstractNumId w:val="20"/>
  </w:num>
  <w:num w:numId="15">
    <w:abstractNumId w:val="7"/>
  </w:num>
  <w:num w:numId="16">
    <w:abstractNumId w:val="18"/>
  </w:num>
  <w:num w:numId="17">
    <w:abstractNumId w:val="8"/>
  </w:num>
  <w:num w:numId="18">
    <w:abstractNumId w:val="13"/>
  </w:num>
  <w:num w:numId="19">
    <w:abstractNumId w:val="28"/>
  </w:num>
  <w:num w:numId="20">
    <w:abstractNumId w:val="24"/>
  </w:num>
  <w:num w:numId="21">
    <w:abstractNumId w:val="19"/>
  </w:num>
  <w:num w:numId="22">
    <w:abstractNumId w:val="16"/>
  </w:num>
  <w:num w:numId="23">
    <w:abstractNumId w:val="4"/>
  </w:num>
  <w:num w:numId="24">
    <w:abstractNumId w:val="11"/>
  </w:num>
  <w:num w:numId="25">
    <w:abstractNumId w:val="27"/>
  </w:num>
  <w:num w:numId="26">
    <w:abstractNumId w:val="14"/>
  </w:num>
  <w:num w:numId="27">
    <w:abstractNumId w:val="5"/>
  </w:num>
  <w:num w:numId="28">
    <w:abstractNumId w:val="9"/>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57D"/>
    <w:rsid w:val="00004D73"/>
    <w:rsid w:val="00013E65"/>
    <w:rsid w:val="00022607"/>
    <w:rsid w:val="0005222A"/>
    <w:rsid w:val="000A1288"/>
    <w:rsid w:val="000B257D"/>
    <w:rsid w:val="000C0574"/>
    <w:rsid w:val="000D6C34"/>
    <w:rsid w:val="000F09E6"/>
    <w:rsid w:val="00114690"/>
    <w:rsid w:val="001279D1"/>
    <w:rsid w:val="00151F48"/>
    <w:rsid w:val="00181857"/>
    <w:rsid w:val="00185126"/>
    <w:rsid w:val="001A50CF"/>
    <w:rsid w:val="001B02C8"/>
    <w:rsid w:val="001C2B89"/>
    <w:rsid w:val="001D134B"/>
    <w:rsid w:val="002115B3"/>
    <w:rsid w:val="002131F1"/>
    <w:rsid w:val="00231F29"/>
    <w:rsid w:val="00240407"/>
    <w:rsid w:val="00240A3E"/>
    <w:rsid w:val="002433BA"/>
    <w:rsid w:val="00244F27"/>
    <w:rsid w:val="00247FE9"/>
    <w:rsid w:val="00266825"/>
    <w:rsid w:val="002778C9"/>
    <w:rsid w:val="00295D70"/>
    <w:rsid w:val="002B18D9"/>
    <w:rsid w:val="002D69B1"/>
    <w:rsid w:val="002F0CBA"/>
    <w:rsid w:val="00303C6C"/>
    <w:rsid w:val="003118FE"/>
    <w:rsid w:val="00323D0E"/>
    <w:rsid w:val="00327174"/>
    <w:rsid w:val="0034360F"/>
    <w:rsid w:val="003461AC"/>
    <w:rsid w:val="00357327"/>
    <w:rsid w:val="00384FF9"/>
    <w:rsid w:val="003936E9"/>
    <w:rsid w:val="00393F1E"/>
    <w:rsid w:val="00394FED"/>
    <w:rsid w:val="00395B83"/>
    <w:rsid w:val="003C5973"/>
    <w:rsid w:val="003D0C35"/>
    <w:rsid w:val="003D7661"/>
    <w:rsid w:val="003F1135"/>
    <w:rsid w:val="004033A9"/>
    <w:rsid w:val="00404DAA"/>
    <w:rsid w:val="00404E8A"/>
    <w:rsid w:val="00417B0A"/>
    <w:rsid w:val="00431A5A"/>
    <w:rsid w:val="004501BC"/>
    <w:rsid w:val="004556C8"/>
    <w:rsid w:val="004661A4"/>
    <w:rsid w:val="00480283"/>
    <w:rsid w:val="004815F8"/>
    <w:rsid w:val="00494283"/>
    <w:rsid w:val="004971D5"/>
    <w:rsid w:val="004A5C37"/>
    <w:rsid w:val="004D0FB2"/>
    <w:rsid w:val="004E61FB"/>
    <w:rsid w:val="00501589"/>
    <w:rsid w:val="00511363"/>
    <w:rsid w:val="0051243C"/>
    <w:rsid w:val="005610B1"/>
    <w:rsid w:val="00563CC5"/>
    <w:rsid w:val="00565EE1"/>
    <w:rsid w:val="00582F92"/>
    <w:rsid w:val="005832E9"/>
    <w:rsid w:val="005834E5"/>
    <w:rsid w:val="005859AD"/>
    <w:rsid w:val="00595E8C"/>
    <w:rsid w:val="00597857"/>
    <w:rsid w:val="005B13F2"/>
    <w:rsid w:val="005D2749"/>
    <w:rsid w:val="005E15D9"/>
    <w:rsid w:val="005E235E"/>
    <w:rsid w:val="005F085D"/>
    <w:rsid w:val="00617053"/>
    <w:rsid w:val="00625C01"/>
    <w:rsid w:val="00644633"/>
    <w:rsid w:val="006466E0"/>
    <w:rsid w:val="006549AC"/>
    <w:rsid w:val="00671761"/>
    <w:rsid w:val="0068517E"/>
    <w:rsid w:val="006A4DF9"/>
    <w:rsid w:val="006B0A1F"/>
    <w:rsid w:val="006C0C39"/>
    <w:rsid w:val="006E7888"/>
    <w:rsid w:val="006F6577"/>
    <w:rsid w:val="007015B5"/>
    <w:rsid w:val="00721087"/>
    <w:rsid w:val="007306DB"/>
    <w:rsid w:val="007371C1"/>
    <w:rsid w:val="0074467D"/>
    <w:rsid w:val="00753F87"/>
    <w:rsid w:val="00757474"/>
    <w:rsid w:val="00760B6B"/>
    <w:rsid w:val="00763F34"/>
    <w:rsid w:val="00796FDA"/>
    <w:rsid w:val="007B3CF2"/>
    <w:rsid w:val="007B4FE0"/>
    <w:rsid w:val="007C417A"/>
    <w:rsid w:val="007C47FB"/>
    <w:rsid w:val="007E3568"/>
    <w:rsid w:val="007E4497"/>
    <w:rsid w:val="007F177F"/>
    <w:rsid w:val="00813933"/>
    <w:rsid w:val="00816E93"/>
    <w:rsid w:val="008215DB"/>
    <w:rsid w:val="00822796"/>
    <w:rsid w:val="00826345"/>
    <w:rsid w:val="0083272D"/>
    <w:rsid w:val="0085492A"/>
    <w:rsid w:val="0087318D"/>
    <w:rsid w:val="00886647"/>
    <w:rsid w:val="00892A25"/>
    <w:rsid w:val="008939E9"/>
    <w:rsid w:val="008955D1"/>
    <w:rsid w:val="008D281A"/>
    <w:rsid w:val="008D693A"/>
    <w:rsid w:val="00900F6C"/>
    <w:rsid w:val="00902AFC"/>
    <w:rsid w:val="00913478"/>
    <w:rsid w:val="00940980"/>
    <w:rsid w:val="00941FEF"/>
    <w:rsid w:val="009420BE"/>
    <w:rsid w:val="0095753C"/>
    <w:rsid w:val="00970583"/>
    <w:rsid w:val="009A32E0"/>
    <w:rsid w:val="009C606F"/>
    <w:rsid w:val="009D1C96"/>
    <w:rsid w:val="009D267D"/>
    <w:rsid w:val="009D75A5"/>
    <w:rsid w:val="009F1A08"/>
    <w:rsid w:val="009F4571"/>
    <w:rsid w:val="00A109AE"/>
    <w:rsid w:val="00A23EAD"/>
    <w:rsid w:val="00A3067E"/>
    <w:rsid w:val="00A41B92"/>
    <w:rsid w:val="00A93E16"/>
    <w:rsid w:val="00A93EA7"/>
    <w:rsid w:val="00A94206"/>
    <w:rsid w:val="00A979AC"/>
    <w:rsid w:val="00AA2121"/>
    <w:rsid w:val="00AB555D"/>
    <w:rsid w:val="00AD3748"/>
    <w:rsid w:val="00AF0336"/>
    <w:rsid w:val="00B04AEC"/>
    <w:rsid w:val="00B16B72"/>
    <w:rsid w:val="00B51F06"/>
    <w:rsid w:val="00B55AF1"/>
    <w:rsid w:val="00B61CB3"/>
    <w:rsid w:val="00B73B3C"/>
    <w:rsid w:val="00B757D4"/>
    <w:rsid w:val="00B808E7"/>
    <w:rsid w:val="00B91DED"/>
    <w:rsid w:val="00BA07B1"/>
    <w:rsid w:val="00BA3684"/>
    <w:rsid w:val="00BA4792"/>
    <w:rsid w:val="00BA6741"/>
    <w:rsid w:val="00BE5CA1"/>
    <w:rsid w:val="00BF1479"/>
    <w:rsid w:val="00BF5D41"/>
    <w:rsid w:val="00C02E86"/>
    <w:rsid w:val="00C30341"/>
    <w:rsid w:val="00C32A11"/>
    <w:rsid w:val="00C35B22"/>
    <w:rsid w:val="00C573F8"/>
    <w:rsid w:val="00C65E93"/>
    <w:rsid w:val="00C7219B"/>
    <w:rsid w:val="00CA248C"/>
    <w:rsid w:val="00CC38BC"/>
    <w:rsid w:val="00CC55D9"/>
    <w:rsid w:val="00CE03C3"/>
    <w:rsid w:val="00CE2933"/>
    <w:rsid w:val="00CE568C"/>
    <w:rsid w:val="00D13709"/>
    <w:rsid w:val="00D140F2"/>
    <w:rsid w:val="00D546EA"/>
    <w:rsid w:val="00D66A96"/>
    <w:rsid w:val="00D711FE"/>
    <w:rsid w:val="00D7387A"/>
    <w:rsid w:val="00D87633"/>
    <w:rsid w:val="00DA49AA"/>
    <w:rsid w:val="00DA4A3B"/>
    <w:rsid w:val="00DC306B"/>
    <w:rsid w:val="00DD616A"/>
    <w:rsid w:val="00DF2769"/>
    <w:rsid w:val="00E02CC7"/>
    <w:rsid w:val="00E274AE"/>
    <w:rsid w:val="00E30912"/>
    <w:rsid w:val="00E4142A"/>
    <w:rsid w:val="00E45D62"/>
    <w:rsid w:val="00E518C4"/>
    <w:rsid w:val="00E80B90"/>
    <w:rsid w:val="00EB4864"/>
    <w:rsid w:val="00EB7D0B"/>
    <w:rsid w:val="00F10F90"/>
    <w:rsid w:val="00F2460D"/>
    <w:rsid w:val="00F25AE8"/>
    <w:rsid w:val="00F30C08"/>
    <w:rsid w:val="00F40AE7"/>
    <w:rsid w:val="00F458F0"/>
    <w:rsid w:val="00F543F3"/>
    <w:rsid w:val="00F55556"/>
    <w:rsid w:val="00FA5D64"/>
    <w:rsid w:val="00FB111C"/>
    <w:rsid w:val="00FB1EE7"/>
    <w:rsid w:val="00FB690B"/>
    <w:rsid w:val="00FC2D86"/>
    <w:rsid w:val="00FC52EE"/>
    <w:rsid w:val="00FE0748"/>
    <w:rsid w:val="00FE7B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DF22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479"/>
    <w:pPr>
      <w:spacing w:after="200" w:line="276" w:lineRule="auto"/>
    </w:pPr>
    <w:rPr>
      <w:sz w:val="22"/>
      <w:szCs w:val="22"/>
    </w:rPr>
  </w:style>
  <w:style w:type="paragraph" w:styleId="Heading1">
    <w:name w:val="heading 1"/>
    <w:basedOn w:val="Normal"/>
    <w:next w:val="Normal"/>
    <w:link w:val="Heading1Char"/>
    <w:uiPriority w:val="9"/>
    <w:qFormat/>
    <w:rsid w:val="00BF14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6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147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147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F147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B4FE0"/>
    <w:pPr>
      <w:ind w:left="720"/>
      <w:contextualSpacing/>
    </w:pPr>
  </w:style>
  <w:style w:type="paragraph" w:styleId="BalloonText">
    <w:name w:val="Balloon Text"/>
    <w:basedOn w:val="Normal"/>
    <w:link w:val="BalloonTextChar"/>
    <w:uiPriority w:val="99"/>
    <w:semiHidden/>
    <w:unhideWhenUsed/>
    <w:rsid w:val="007F177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177F"/>
    <w:rPr>
      <w:rFonts w:ascii="Lucida Grande" w:hAnsi="Lucida Grande" w:cs="Lucida Grande"/>
      <w:sz w:val="18"/>
      <w:szCs w:val="18"/>
    </w:rPr>
  </w:style>
  <w:style w:type="table" w:styleId="TableGrid">
    <w:name w:val="Table Grid"/>
    <w:basedOn w:val="TableNormal"/>
    <w:uiPriority w:val="59"/>
    <w:rsid w:val="00B757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45D62"/>
    <w:rPr>
      <w:color w:val="0000FF" w:themeColor="hyperlink"/>
      <w:u w:val="single"/>
    </w:rPr>
  </w:style>
  <w:style w:type="paragraph" w:styleId="TOC1">
    <w:name w:val="toc 1"/>
    <w:basedOn w:val="Normal"/>
    <w:next w:val="Normal"/>
    <w:autoRedefine/>
    <w:uiPriority w:val="39"/>
    <w:unhideWhenUsed/>
    <w:rsid w:val="0074467D"/>
    <w:pPr>
      <w:spacing w:after="100"/>
    </w:pPr>
  </w:style>
  <w:style w:type="character" w:customStyle="1" w:styleId="Heading2Char">
    <w:name w:val="Heading 2 Char"/>
    <w:basedOn w:val="DefaultParagraphFont"/>
    <w:link w:val="Heading2"/>
    <w:uiPriority w:val="9"/>
    <w:rsid w:val="0074467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4467D"/>
    <w:pPr>
      <w:spacing w:after="100"/>
      <w:ind w:left="220"/>
    </w:pPr>
  </w:style>
  <w:style w:type="character" w:styleId="FollowedHyperlink">
    <w:name w:val="FollowedHyperlink"/>
    <w:basedOn w:val="DefaultParagraphFont"/>
    <w:uiPriority w:val="99"/>
    <w:semiHidden/>
    <w:unhideWhenUsed/>
    <w:rsid w:val="00FE7B1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479"/>
    <w:pPr>
      <w:spacing w:after="200" w:line="276" w:lineRule="auto"/>
    </w:pPr>
    <w:rPr>
      <w:sz w:val="22"/>
      <w:szCs w:val="22"/>
    </w:rPr>
  </w:style>
  <w:style w:type="paragraph" w:styleId="Heading1">
    <w:name w:val="heading 1"/>
    <w:basedOn w:val="Normal"/>
    <w:next w:val="Normal"/>
    <w:link w:val="Heading1Char"/>
    <w:uiPriority w:val="9"/>
    <w:qFormat/>
    <w:rsid w:val="00BF14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6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147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147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F147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B4FE0"/>
    <w:pPr>
      <w:ind w:left="720"/>
      <w:contextualSpacing/>
    </w:pPr>
  </w:style>
  <w:style w:type="paragraph" w:styleId="BalloonText">
    <w:name w:val="Balloon Text"/>
    <w:basedOn w:val="Normal"/>
    <w:link w:val="BalloonTextChar"/>
    <w:uiPriority w:val="99"/>
    <w:semiHidden/>
    <w:unhideWhenUsed/>
    <w:rsid w:val="007F177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177F"/>
    <w:rPr>
      <w:rFonts w:ascii="Lucida Grande" w:hAnsi="Lucida Grande" w:cs="Lucida Grande"/>
      <w:sz w:val="18"/>
      <w:szCs w:val="18"/>
    </w:rPr>
  </w:style>
  <w:style w:type="table" w:styleId="TableGrid">
    <w:name w:val="Table Grid"/>
    <w:basedOn w:val="TableNormal"/>
    <w:uiPriority w:val="59"/>
    <w:rsid w:val="00B757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45D62"/>
    <w:rPr>
      <w:color w:val="0000FF" w:themeColor="hyperlink"/>
      <w:u w:val="single"/>
    </w:rPr>
  </w:style>
  <w:style w:type="paragraph" w:styleId="TOC1">
    <w:name w:val="toc 1"/>
    <w:basedOn w:val="Normal"/>
    <w:next w:val="Normal"/>
    <w:autoRedefine/>
    <w:uiPriority w:val="39"/>
    <w:unhideWhenUsed/>
    <w:rsid w:val="0074467D"/>
    <w:pPr>
      <w:spacing w:after="100"/>
    </w:pPr>
  </w:style>
  <w:style w:type="character" w:customStyle="1" w:styleId="Heading2Char">
    <w:name w:val="Heading 2 Char"/>
    <w:basedOn w:val="DefaultParagraphFont"/>
    <w:link w:val="Heading2"/>
    <w:uiPriority w:val="9"/>
    <w:rsid w:val="0074467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4467D"/>
    <w:pPr>
      <w:spacing w:after="100"/>
      <w:ind w:left="220"/>
    </w:pPr>
  </w:style>
  <w:style w:type="character" w:styleId="FollowedHyperlink">
    <w:name w:val="FollowedHyperlink"/>
    <w:basedOn w:val="DefaultParagraphFont"/>
    <w:uiPriority w:val="99"/>
    <w:semiHidden/>
    <w:unhideWhenUsed/>
    <w:rsid w:val="00FE7B1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1619339934">
      <w:bodyDiv w:val="1"/>
      <w:marLeft w:val="0"/>
      <w:marRight w:val="0"/>
      <w:marTop w:val="0"/>
      <w:marBottom w:val="0"/>
      <w:divBdr>
        <w:top w:val="none" w:sz="0" w:space="0" w:color="auto"/>
        <w:left w:val="none" w:sz="0" w:space="0" w:color="auto"/>
        <w:bottom w:val="none" w:sz="0" w:space="0" w:color="auto"/>
        <w:right w:val="none" w:sz="0" w:space="0" w:color="auto"/>
      </w:divBdr>
      <w:divsChild>
        <w:div w:id="581257679">
          <w:marLeft w:val="0"/>
          <w:marRight w:val="0"/>
          <w:marTop w:val="0"/>
          <w:marBottom w:val="0"/>
          <w:divBdr>
            <w:top w:val="none" w:sz="0" w:space="0" w:color="auto"/>
            <w:left w:val="none" w:sz="0" w:space="0" w:color="auto"/>
            <w:bottom w:val="none" w:sz="0" w:space="0" w:color="auto"/>
            <w:right w:val="none" w:sz="0" w:space="0" w:color="auto"/>
          </w:divBdr>
        </w:div>
        <w:div w:id="534192293">
          <w:marLeft w:val="0"/>
          <w:marRight w:val="0"/>
          <w:marTop w:val="0"/>
          <w:marBottom w:val="0"/>
          <w:divBdr>
            <w:top w:val="none" w:sz="0" w:space="0" w:color="auto"/>
            <w:left w:val="none" w:sz="0" w:space="0" w:color="auto"/>
            <w:bottom w:val="none" w:sz="0" w:space="0" w:color="auto"/>
            <w:right w:val="none" w:sz="0" w:space="0" w:color="auto"/>
          </w:divBdr>
        </w:div>
        <w:div w:id="2055765030">
          <w:marLeft w:val="0"/>
          <w:marRight w:val="0"/>
          <w:marTop w:val="0"/>
          <w:marBottom w:val="0"/>
          <w:divBdr>
            <w:top w:val="none" w:sz="0" w:space="0" w:color="auto"/>
            <w:left w:val="none" w:sz="0" w:space="0" w:color="auto"/>
            <w:bottom w:val="none" w:sz="0" w:space="0" w:color="auto"/>
            <w:right w:val="none" w:sz="0" w:space="0" w:color="auto"/>
          </w:divBdr>
        </w:div>
        <w:div w:id="1713261412">
          <w:marLeft w:val="0"/>
          <w:marRight w:val="0"/>
          <w:marTop w:val="0"/>
          <w:marBottom w:val="0"/>
          <w:divBdr>
            <w:top w:val="none" w:sz="0" w:space="0" w:color="auto"/>
            <w:left w:val="none" w:sz="0" w:space="0" w:color="auto"/>
            <w:bottom w:val="none" w:sz="0" w:space="0" w:color="auto"/>
            <w:right w:val="none" w:sz="0" w:space="0" w:color="auto"/>
          </w:divBdr>
        </w:div>
      </w:divsChild>
    </w:div>
    <w:div w:id="21269990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openswath.org/example_OpenSWATH.zip"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ature.XSL" StyleName="Nature"/>
</file>

<file path=customXml/itemProps1.xml><?xml version="1.0" encoding="utf-8"?>
<ds:datastoreItem xmlns:ds="http://schemas.openxmlformats.org/officeDocument/2006/customXml" ds:itemID="{091C52D4-11DC-468A-8438-D4FADDFC4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29</Pages>
  <Words>7258</Words>
  <Characters>41371</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48532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bspratt</cp:lastModifiedBy>
  <cp:revision>5</cp:revision>
  <cp:lastPrinted>2014-10-25T22:12:00Z</cp:lastPrinted>
  <dcterms:created xsi:type="dcterms:W3CDTF">2015-05-07T18:29:00Z</dcterms:created>
  <dcterms:modified xsi:type="dcterms:W3CDTF">2015-05-07T21:49:00Z</dcterms:modified>
</cp:coreProperties>
</file>